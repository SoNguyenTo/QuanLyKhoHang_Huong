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5EB6" w:rsidRPr="001A53D4" w:rsidRDefault="00D85EB6" w:rsidP="00D85EB6">
      <w:pPr>
        <w:pStyle w:val="Heading1"/>
        <w:jc w:val="both"/>
        <w:rPr>
          <w:rFonts w:ascii="Times New Roman" w:hAnsi="Times New Roman" w:cs="Times New Roman"/>
        </w:rPr>
      </w:pPr>
      <w:r w:rsidRPr="001A53D4">
        <w:rPr>
          <w:rFonts w:ascii="Times New Roman" w:hAnsi="Times New Roman" w:cs="Times New Roman"/>
          <w:noProof/>
          <w:lang w:eastAsia="en-US"/>
        </w:rPr>
        <w:drawing>
          <wp:anchor distT="0" distB="0" distL="114300" distR="114300" simplePos="0" relativeHeight="251659264" behindDoc="1" locked="0" layoutInCell="1" allowOverlap="1" wp14:anchorId="6C13BF16" wp14:editId="4C96AE25">
            <wp:simplePos x="0" y="0"/>
            <wp:positionH relativeFrom="margin">
              <wp:posOffset>-476250</wp:posOffset>
            </wp:positionH>
            <wp:positionV relativeFrom="paragraph">
              <wp:posOffset>-875665</wp:posOffset>
            </wp:positionV>
            <wp:extent cx="7048500" cy="9620250"/>
            <wp:effectExtent l="19050" t="19050" r="19050" b="19050"/>
            <wp:wrapNone/>
            <wp:docPr id="20" name="Picture 2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048500" cy="9620250"/>
                    </a:xfrm>
                    <a:prstGeom prst="rect">
                      <a:avLst/>
                    </a:prstGeom>
                    <a:solidFill>
                      <a:srgbClr val="0000FF"/>
                    </a:solid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1A53D4">
        <w:rPr>
          <w:rFonts w:ascii="Times New Roman" w:hAnsi="Times New Roman" w:cs="Times New Roman"/>
          <w:noProof/>
        </w:rPr>
        <w:t xml:space="preserve">                   </w:t>
      </w:r>
      <w:r>
        <w:rPr>
          <w:rFonts w:ascii="Times New Roman" w:hAnsi="Times New Roman" w:cs="Times New Roman"/>
          <w:noProof/>
        </w:rPr>
        <w:t xml:space="preserve">               </w:t>
      </w:r>
      <w:r>
        <w:rPr>
          <w:rFonts w:ascii="Times New Roman" w:hAnsi="Times New Roman" w:cs="Times New Roman"/>
          <w:noProof/>
          <w:lang w:val="vi-VN"/>
        </w:rPr>
        <w:t xml:space="preserve"> </w:t>
      </w:r>
      <w:r w:rsidRPr="001A53D4">
        <w:rPr>
          <w:rFonts w:ascii="Times New Roman" w:hAnsi="Times New Roman" w:cs="Times New Roman"/>
          <w:noProof/>
        </w:rPr>
        <w:t xml:space="preserve">  </w:t>
      </w:r>
      <w:r w:rsidRPr="001A53D4">
        <w:rPr>
          <w:rFonts w:ascii="Times New Roman" w:hAnsi="Times New Roman" w:cs="Times New Roman"/>
        </w:rPr>
        <w:t>H</w:t>
      </w:r>
      <w:r w:rsidRPr="001A53D4">
        <w:rPr>
          <w:rFonts w:ascii="Times New Roman" w:hAnsi="Times New Roman" w:cs="Times New Roman"/>
          <w:lang w:val="vi-VN"/>
        </w:rPr>
        <w:t>ỌC VIỆN KỸ THUẬT QUÂN SỰ</w:t>
      </w:r>
    </w:p>
    <w:p w:rsidR="00D85EB6" w:rsidRPr="001A53D4" w:rsidRDefault="00D85EB6" w:rsidP="00D85EB6">
      <w:pPr>
        <w:jc w:val="both"/>
      </w:pPr>
    </w:p>
    <w:p w:rsidR="00D85EB6" w:rsidRPr="001A53D4" w:rsidRDefault="00D85EB6" w:rsidP="00D85EB6">
      <w:pPr>
        <w:jc w:val="both"/>
      </w:pPr>
      <w:r w:rsidRPr="001A53D4">
        <w:t xml:space="preserve">                     </w:t>
      </w:r>
      <w:r>
        <w:rPr>
          <w:lang w:val="vi-VN"/>
        </w:rPr>
        <w:t xml:space="preserve">                  </w:t>
      </w:r>
      <w:r w:rsidRPr="001A53D4">
        <w:t xml:space="preserve">   </w:t>
      </w:r>
      <w:r w:rsidRPr="001A53D4">
        <w:rPr>
          <w:b/>
          <w:noProof/>
          <w:lang w:eastAsia="en-US"/>
        </w:rPr>
        <w:drawing>
          <wp:inline distT="0" distB="0" distL="0" distR="0" wp14:anchorId="4BA3A4B9" wp14:editId="5FF31A88">
            <wp:extent cx="2105025" cy="1971675"/>
            <wp:effectExtent l="0" t="0" r="9525" b="9525"/>
            <wp:docPr id="21" name="Picture 21" descr="mayban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yban0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05025" cy="1971675"/>
                    </a:xfrm>
                    <a:prstGeom prst="rect">
                      <a:avLst/>
                    </a:prstGeom>
                    <a:noFill/>
                    <a:ln>
                      <a:noFill/>
                    </a:ln>
                  </pic:spPr>
                </pic:pic>
              </a:graphicData>
            </a:graphic>
          </wp:inline>
        </w:drawing>
      </w:r>
    </w:p>
    <w:p w:rsidR="00D85EB6" w:rsidRPr="00C066DA" w:rsidRDefault="00D85EB6" w:rsidP="00D85EB6">
      <w:pPr>
        <w:tabs>
          <w:tab w:val="left" w:pos="2400"/>
        </w:tabs>
        <w:jc w:val="both"/>
        <w:rPr>
          <w:b/>
          <w:lang w:val="vi-VN"/>
        </w:rPr>
      </w:pPr>
      <w:r w:rsidRPr="001A53D4">
        <w:t xml:space="preserve">                       </w:t>
      </w:r>
      <w:r>
        <w:rPr>
          <w:lang w:val="vi-VN"/>
        </w:rPr>
        <w:t xml:space="preserve">                         </w:t>
      </w:r>
      <w:r w:rsidRPr="001A53D4">
        <w:rPr>
          <w:b/>
          <w:lang w:val="vi-VN"/>
        </w:rPr>
        <w:t xml:space="preserve">BÀI </w:t>
      </w:r>
      <w:r w:rsidRPr="00C066DA">
        <w:rPr>
          <w:b/>
          <w:lang w:val="vi-VN"/>
        </w:rPr>
        <w:t>BÁO CÁO</w:t>
      </w:r>
    </w:p>
    <w:p w:rsidR="00D85EB6" w:rsidRPr="00C066DA" w:rsidRDefault="00D85EB6" w:rsidP="00D85EB6">
      <w:pPr>
        <w:tabs>
          <w:tab w:val="left" w:pos="2400"/>
        </w:tabs>
        <w:jc w:val="both"/>
        <w:rPr>
          <w:b/>
          <w:lang w:val="vi-VN"/>
        </w:rPr>
      </w:pPr>
    </w:p>
    <w:p w:rsidR="00D85EB6" w:rsidRPr="001A53D4" w:rsidRDefault="00D85EB6" w:rsidP="00D85EB6">
      <w:pPr>
        <w:tabs>
          <w:tab w:val="left" w:pos="2400"/>
        </w:tabs>
        <w:jc w:val="both"/>
        <w:rPr>
          <w:b/>
          <w:lang w:val="vi-VN"/>
        </w:rPr>
      </w:pPr>
      <w:r w:rsidRPr="00C066DA">
        <w:rPr>
          <w:b/>
          <w:lang w:val="vi-VN"/>
        </w:rPr>
        <w:t xml:space="preserve">             </w:t>
      </w:r>
      <w:r>
        <w:rPr>
          <w:b/>
          <w:lang w:val="vi-VN"/>
        </w:rPr>
        <w:t xml:space="preserve">                        </w:t>
      </w:r>
      <w:r w:rsidRPr="00C066DA">
        <w:rPr>
          <w:b/>
          <w:lang w:val="vi-VN"/>
        </w:rPr>
        <w:t>M</w:t>
      </w:r>
      <w:r w:rsidRPr="001A53D4">
        <w:rPr>
          <w:b/>
          <w:lang w:val="vi-VN"/>
        </w:rPr>
        <w:t>ôn học</w:t>
      </w:r>
      <w:r w:rsidRPr="00C066DA">
        <w:rPr>
          <w:b/>
          <w:lang w:val="vi-VN"/>
        </w:rPr>
        <w:t xml:space="preserve">: </w:t>
      </w:r>
      <w:r w:rsidRPr="001A53D4">
        <w:rPr>
          <w:b/>
          <w:lang w:val="vi-VN"/>
        </w:rPr>
        <w:t xml:space="preserve"> Thực Tập Nhóm</w:t>
      </w:r>
    </w:p>
    <w:p w:rsidR="00D85EB6" w:rsidRPr="00D85EB6" w:rsidRDefault="00D85EB6" w:rsidP="00D85EB6">
      <w:pPr>
        <w:rPr>
          <w:b/>
          <w:lang w:val="vi-VN"/>
        </w:rPr>
      </w:pPr>
    </w:p>
    <w:p w:rsidR="001D716E" w:rsidRPr="007E3834" w:rsidRDefault="007F12E1" w:rsidP="007F12E1">
      <w:pPr>
        <w:jc w:val="center"/>
        <w:rPr>
          <w:b/>
          <w:lang w:val="vi-VN"/>
        </w:rPr>
      </w:pPr>
      <w:r w:rsidRPr="007E3834">
        <w:rPr>
          <w:b/>
          <w:lang w:val="vi-VN"/>
        </w:rPr>
        <w:t>BÁO CÁO TÌM HIỂU GITHUB</w:t>
      </w:r>
    </w:p>
    <w:p w:rsidR="00D85EB6" w:rsidRPr="007E3834" w:rsidRDefault="00D85EB6" w:rsidP="007F12E1">
      <w:pPr>
        <w:jc w:val="center"/>
        <w:rPr>
          <w:b/>
          <w:lang w:val="vi-VN"/>
        </w:rPr>
      </w:pPr>
    </w:p>
    <w:p w:rsidR="00D85EB6" w:rsidRPr="007E3834" w:rsidRDefault="00CE32E0" w:rsidP="00CE32E0">
      <w:pPr>
        <w:jc w:val="center"/>
        <w:rPr>
          <w:b/>
          <w:lang w:val="vi-VN"/>
        </w:rPr>
      </w:pPr>
      <w:r>
        <w:rPr>
          <w:b/>
        </w:rPr>
        <w:t xml:space="preserve">                       </w:t>
      </w:r>
      <w:r w:rsidR="00D85EB6" w:rsidRPr="007E3834">
        <w:rPr>
          <w:b/>
          <w:lang w:val="vi-VN"/>
        </w:rPr>
        <w:t>Thành viên:</w:t>
      </w:r>
    </w:p>
    <w:p w:rsidR="00CE32E0" w:rsidRDefault="00CE32E0" w:rsidP="00CE32E0">
      <w:pPr>
        <w:pStyle w:val="ListParagraph"/>
        <w:numPr>
          <w:ilvl w:val="0"/>
          <w:numId w:val="8"/>
        </w:numPr>
        <w:ind w:left="1170" w:right="900"/>
        <w:jc w:val="right"/>
        <w:rPr>
          <w:rFonts w:ascii="Times New Roman" w:hAnsi="Times New Roman" w:cs="Times New Roman"/>
          <w:b/>
          <w:sz w:val="32"/>
          <w:szCs w:val="32"/>
        </w:rPr>
      </w:pPr>
      <w:r w:rsidRPr="00CE32E0">
        <w:rPr>
          <w:rFonts w:ascii="Times New Roman" w:hAnsi="Times New Roman" w:cs="Times New Roman"/>
          <w:b/>
          <w:sz w:val="32"/>
          <w:szCs w:val="32"/>
        </w:rPr>
        <w:t>Tạ Quỳnh Anh</w:t>
      </w:r>
      <w:r>
        <w:rPr>
          <w:rFonts w:ascii="Times New Roman" w:hAnsi="Times New Roman" w:cs="Times New Roman"/>
          <w:b/>
          <w:sz w:val="32"/>
          <w:szCs w:val="32"/>
        </w:rPr>
        <w:t xml:space="preserve"> HTTT-14</w:t>
      </w:r>
    </w:p>
    <w:p w:rsidR="00D85EB6" w:rsidRPr="00CE32E0" w:rsidRDefault="00CE32E0" w:rsidP="00CE32E0">
      <w:pPr>
        <w:pStyle w:val="ListParagraph"/>
        <w:numPr>
          <w:ilvl w:val="0"/>
          <w:numId w:val="8"/>
        </w:numPr>
        <w:ind w:right="90"/>
        <w:jc w:val="right"/>
        <w:rPr>
          <w:rFonts w:ascii="Times New Roman" w:hAnsi="Times New Roman" w:cs="Times New Roman"/>
          <w:b/>
          <w:sz w:val="32"/>
          <w:szCs w:val="32"/>
        </w:rPr>
      </w:pPr>
      <w:r w:rsidRPr="00CE32E0">
        <w:rPr>
          <w:rFonts w:ascii="Times New Roman" w:hAnsi="Times New Roman" w:cs="Times New Roman"/>
          <w:b/>
          <w:sz w:val="32"/>
          <w:szCs w:val="32"/>
        </w:rPr>
        <w:t>Nguyễn Tuấn Hiệp</w:t>
      </w:r>
      <w:r>
        <w:rPr>
          <w:rFonts w:ascii="Times New Roman" w:hAnsi="Times New Roman" w:cs="Times New Roman"/>
          <w:b/>
          <w:sz w:val="32"/>
          <w:szCs w:val="32"/>
        </w:rPr>
        <w:t xml:space="preserve"> HTTT-14</w:t>
      </w:r>
      <w:r w:rsidR="0081738A" w:rsidRPr="00CE32E0">
        <w:rPr>
          <w:rFonts w:ascii="Times New Roman" w:hAnsi="Times New Roman" w:cs="Times New Roman"/>
          <w:b/>
          <w:sz w:val="32"/>
          <w:szCs w:val="32"/>
        </w:rPr>
        <w:tab/>
      </w:r>
    </w:p>
    <w:p w:rsidR="007E3834" w:rsidRDefault="00CE32E0" w:rsidP="00CE32E0">
      <w:pPr>
        <w:pStyle w:val="ListParagraph"/>
        <w:numPr>
          <w:ilvl w:val="0"/>
          <w:numId w:val="8"/>
        </w:numPr>
        <w:ind w:right="900"/>
        <w:jc w:val="right"/>
        <w:rPr>
          <w:rFonts w:ascii="Times New Roman" w:hAnsi="Times New Roman" w:cs="Times New Roman"/>
          <w:b/>
          <w:sz w:val="32"/>
          <w:szCs w:val="32"/>
        </w:rPr>
      </w:pPr>
      <w:r>
        <w:rPr>
          <w:rFonts w:ascii="Times New Roman" w:hAnsi="Times New Roman" w:cs="Times New Roman"/>
          <w:b/>
          <w:sz w:val="32"/>
          <w:szCs w:val="32"/>
        </w:rPr>
        <w:t>Lê Thị Hương</w:t>
      </w:r>
      <w:r w:rsidR="007E3834">
        <w:rPr>
          <w:rFonts w:ascii="Times New Roman" w:hAnsi="Times New Roman" w:cs="Times New Roman"/>
          <w:b/>
          <w:sz w:val="32"/>
          <w:szCs w:val="32"/>
        </w:rPr>
        <w:tab/>
        <w:t>HTTT-14</w:t>
      </w:r>
    </w:p>
    <w:p w:rsidR="00CE32E0" w:rsidRDefault="00CE32E0" w:rsidP="00CE32E0">
      <w:pPr>
        <w:pStyle w:val="ListParagraph"/>
        <w:numPr>
          <w:ilvl w:val="0"/>
          <w:numId w:val="8"/>
        </w:numPr>
        <w:ind w:right="360"/>
        <w:jc w:val="right"/>
        <w:rPr>
          <w:rFonts w:ascii="Times New Roman" w:hAnsi="Times New Roman" w:cs="Times New Roman"/>
          <w:b/>
          <w:sz w:val="32"/>
          <w:szCs w:val="32"/>
        </w:rPr>
      </w:pPr>
      <w:r>
        <w:rPr>
          <w:rFonts w:ascii="Times New Roman" w:hAnsi="Times New Roman" w:cs="Times New Roman"/>
          <w:b/>
          <w:sz w:val="32"/>
          <w:szCs w:val="32"/>
        </w:rPr>
        <w:t>Nguyễn Thị Hương HTTT-14</w:t>
      </w:r>
    </w:p>
    <w:p w:rsidR="00CE32E0" w:rsidRDefault="009E4153" w:rsidP="009E4153">
      <w:pPr>
        <w:pStyle w:val="ListParagraph"/>
        <w:numPr>
          <w:ilvl w:val="0"/>
          <w:numId w:val="8"/>
        </w:numPr>
        <w:ind w:right="900"/>
        <w:jc w:val="right"/>
        <w:rPr>
          <w:rFonts w:ascii="Times New Roman" w:hAnsi="Times New Roman" w:cs="Times New Roman"/>
          <w:b/>
          <w:sz w:val="32"/>
          <w:szCs w:val="32"/>
        </w:rPr>
      </w:pPr>
      <w:r>
        <w:rPr>
          <w:rFonts w:ascii="Times New Roman" w:hAnsi="Times New Roman" w:cs="Times New Roman"/>
          <w:b/>
          <w:sz w:val="32"/>
          <w:szCs w:val="32"/>
        </w:rPr>
        <w:t xml:space="preserve">Đặng Thị </w:t>
      </w:r>
      <w:r w:rsidR="00CE32E0">
        <w:rPr>
          <w:rFonts w:ascii="Times New Roman" w:hAnsi="Times New Roman" w:cs="Times New Roman"/>
          <w:b/>
          <w:sz w:val="32"/>
          <w:szCs w:val="32"/>
        </w:rPr>
        <w:t>D</w:t>
      </w:r>
      <w:bookmarkStart w:id="0" w:name="_GoBack"/>
      <w:bookmarkEnd w:id="0"/>
      <w:r w:rsidR="00CE32E0">
        <w:rPr>
          <w:rFonts w:ascii="Times New Roman" w:hAnsi="Times New Roman" w:cs="Times New Roman"/>
          <w:b/>
          <w:sz w:val="32"/>
          <w:szCs w:val="32"/>
        </w:rPr>
        <w:t>ung</w:t>
      </w:r>
      <w:r>
        <w:rPr>
          <w:rFonts w:ascii="Times New Roman" w:hAnsi="Times New Roman" w:cs="Times New Roman"/>
          <w:b/>
          <w:sz w:val="32"/>
          <w:szCs w:val="32"/>
        </w:rPr>
        <w:t xml:space="preserve"> CNTT-14</w:t>
      </w:r>
    </w:p>
    <w:p w:rsidR="00CE32E0" w:rsidRPr="00CE32E0" w:rsidRDefault="00CE32E0" w:rsidP="00CE32E0">
      <w:pPr>
        <w:tabs>
          <w:tab w:val="left" w:pos="5340"/>
        </w:tabs>
        <w:rPr>
          <w:b/>
          <w:sz w:val="32"/>
          <w:szCs w:val="32"/>
        </w:rPr>
      </w:pPr>
      <w:r>
        <w:rPr>
          <w:b/>
          <w:sz w:val="32"/>
          <w:szCs w:val="32"/>
        </w:rPr>
        <w:tab/>
      </w:r>
    </w:p>
    <w:p w:rsidR="007E3834" w:rsidRPr="00D85EB6" w:rsidRDefault="007E3834" w:rsidP="007E3834">
      <w:pPr>
        <w:pStyle w:val="ListParagraph"/>
        <w:rPr>
          <w:rFonts w:ascii="Times New Roman" w:hAnsi="Times New Roman" w:cs="Times New Roman"/>
          <w:b/>
          <w:sz w:val="32"/>
          <w:szCs w:val="32"/>
        </w:rPr>
      </w:pPr>
    </w:p>
    <w:p w:rsidR="00D85EB6" w:rsidRDefault="00D85EB6" w:rsidP="007F12E1">
      <w:pPr>
        <w:jc w:val="center"/>
        <w:rPr>
          <w:b/>
        </w:rPr>
      </w:pPr>
    </w:p>
    <w:p w:rsidR="00D85EB6" w:rsidRDefault="00D85EB6" w:rsidP="007F12E1">
      <w:pPr>
        <w:jc w:val="center"/>
        <w:rPr>
          <w:b/>
        </w:rPr>
      </w:pPr>
    </w:p>
    <w:p w:rsidR="00D85EB6" w:rsidRDefault="00D85EB6" w:rsidP="007F12E1">
      <w:pPr>
        <w:jc w:val="center"/>
        <w:rPr>
          <w:b/>
        </w:rPr>
      </w:pPr>
    </w:p>
    <w:p w:rsidR="00D85EB6" w:rsidRDefault="00D85EB6" w:rsidP="007F12E1">
      <w:pPr>
        <w:jc w:val="center"/>
        <w:rPr>
          <w:b/>
        </w:rPr>
      </w:pPr>
    </w:p>
    <w:p w:rsidR="00D85EB6" w:rsidRDefault="00D85EB6" w:rsidP="007F12E1">
      <w:pPr>
        <w:jc w:val="center"/>
        <w:rPr>
          <w:b/>
        </w:rPr>
      </w:pPr>
    </w:p>
    <w:p w:rsidR="00297F8A" w:rsidRPr="00297F8A" w:rsidRDefault="007F12E1" w:rsidP="00297F8A">
      <w:pPr>
        <w:pStyle w:val="Heading1"/>
        <w:numPr>
          <w:ilvl w:val="0"/>
          <w:numId w:val="1"/>
        </w:numPr>
        <w:ind w:left="360"/>
      </w:pPr>
      <w:r>
        <w:t>Tìm hiểu github</w:t>
      </w:r>
    </w:p>
    <w:p w:rsidR="007F12E1" w:rsidRDefault="007F12E1" w:rsidP="007F12E1">
      <w:pPr>
        <w:ind w:firstLine="360"/>
        <w:rPr>
          <w:color w:val="222222"/>
          <w:shd w:val="clear" w:color="auto" w:fill="FFFFFF"/>
        </w:rPr>
      </w:pPr>
      <w:r w:rsidRPr="007F12E1">
        <w:rPr>
          <w:b/>
          <w:bCs/>
          <w:color w:val="222222"/>
          <w:shd w:val="clear" w:color="auto" w:fill="FFFFFF"/>
        </w:rPr>
        <w:t>GitHub</w:t>
      </w:r>
      <w:r w:rsidRPr="007F12E1">
        <w:rPr>
          <w:color w:val="222222"/>
          <w:shd w:val="clear" w:color="auto" w:fill="FFFFFF"/>
        </w:rPr>
        <w:t> là một dịch vụ cung cấp </w:t>
      </w:r>
      <w:hyperlink r:id="rId8" w:tooltip="Kho lưu trữ mã nguồn (trang chưa được viết)" w:history="1">
        <w:r w:rsidRPr="007F12E1">
          <w:rPr>
            <w:rStyle w:val="Hyperlink"/>
            <w:color w:val="A55858"/>
            <w:shd w:val="clear" w:color="auto" w:fill="FFFFFF"/>
          </w:rPr>
          <w:t>kho lưu trữ mã nguồn</w:t>
        </w:r>
      </w:hyperlink>
      <w:r w:rsidRPr="007F12E1">
        <w:rPr>
          <w:color w:val="222222"/>
          <w:shd w:val="clear" w:color="auto" w:fill="FFFFFF"/>
        </w:rPr>
        <w:t> </w:t>
      </w:r>
      <w:hyperlink r:id="rId9" w:tooltip="Git (phần mềm)" w:history="1">
        <w:r w:rsidRPr="007F12E1">
          <w:rPr>
            <w:rStyle w:val="Hyperlink"/>
            <w:color w:val="0B0080"/>
            <w:shd w:val="clear" w:color="auto" w:fill="FFFFFF"/>
          </w:rPr>
          <w:t>Git</w:t>
        </w:r>
      </w:hyperlink>
      <w:r w:rsidRPr="007F12E1">
        <w:rPr>
          <w:color w:val="222222"/>
          <w:shd w:val="clear" w:color="auto" w:fill="FFFFFF"/>
        </w:rPr>
        <w:t> dựa trên nền web cho các dự án phát triển phần mềm. GitHub cung cấp cả phiên bản trả tiền lẫn miễn phí cho các tài khoản.</w:t>
      </w:r>
    </w:p>
    <w:p w:rsidR="007F12E1" w:rsidRDefault="00297F8A" w:rsidP="007F12E1">
      <w:pPr>
        <w:ind w:firstLine="360"/>
        <w:rPr>
          <w:color w:val="222222"/>
          <w:shd w:val="clear" w:color="auto" w:fill="FFFFFF"/>
        </w:rPr>
      </w:pPr>
      <w:r>
        <w:rPr>
          <w:noProof/>
          <w:lang w:eastAsia="en-US"/>
        </w:rPr>
        <w:drawing>
          <wp:inline distT="0" distB="0" distL="0" distR="0" wp14:anchorId="69F29703" wp14:editId="1A982DDA">
            <wp:extent cx="4617720" cy="3812540"/>
            <wp:effectExtent l="0" t="0" r="0" b="0"/>
            <wp:docPr id="2" name="Picture 2" descr="https://o7planning.org/vi/10283/cache/images/i/70882.png"/>
            <wp:cNvGraphicFramePr/>
            <a:graphic xmlns:a="http://schemas.openxmlformats.org/drawingml/2006/main">
              <a:graphicData uri="http://schemas.openxmlformats.org/drawingml/2006/picture">
                <pic:pic xmlns:pic="http://schemas.openxmlformats.org/drawingml/2006/picture">
                  <pic:nvPicPr>
                    <pic:cNvPr id="2" name="Picture 2" descr="https://o7planning.org/vi/10283/cache/images/i/70882.pn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7720" cy="3812540"/>
                    </a:xfrm>
                    <a:prstGeom prst="rect">
                      <a:avLst/>
                    </a:prstGeom>
                    <a:noFill/>
                    <a:ln>
                      <a:noFill/>
                    </a:ln>
                  </pic:spPr>
                </pic:pic>
              </a:graphicData>
            </a:graphic>
          </wp:inline>
        </w:drawing>
      </w:r>
    </w:p>
    <w:p w:rsidR="00297F8A" w:rsidRDefault="00297F8A" w:rsidP="00297F8A">
      <w:pPr>
        <w:pStyle w:val="ListParagraph"/>
        <w:numPr>
          <w:ilvl w:val="0"/>
          <w:numId w:val="2"/>
        </w:numPr>
        <w:ind w:left="0" w:firstLine="360"/>
        <w:rPr>
          <w:rFonts w:ascii="Times New Roman" w:hAnsi="Times New Roman" w:cs="Times New Roman"/>
          <w:sz w:val="28"/>
          <w:szCs w:val="28"/>
          <w:lang w:val="vi-VN"/>
        </w:rPr>
      </w:pPr>
      <w:r>
        <w:rPr>
          <w:rFonts w:ascii="Times New Roman" w:hAnsi="Times New Roman" w:cs="Times New Roman"/>
          <w:color w:val="333333"/>
          <w:sz w:val="28"/>
          <w:szCs w:val="28"/>
          <w:shd w:val="clear" w:color="auto" w:fill="FFFFFF"/>
        </w:rPr>
        <w:t xml:space="preserve">Git là một hệ thống quản lý phiên bản phân tán (Distributed Version Control System – DVCS). Bạn có thể hình dung như thế này, có hai anh A và anh B cùng làm việc chung một dự án, mỗi người code một phần, hàng ngày họ dùng Git để đẩy (commit) phần việc đã hoàn thành của mình lên một kho mã nguồn chung (repository), từ kho chung này, họ có thể tải về phần làm việc của đối phương về máy tính cá nhân của mình để làm chung. Hệ thống này lưu lại mỗi lần thay đổi </w:t>
      </w:r>
      <w:r>
        <w:rPr>
          <w:rFonts w:ascii="Times New Roman" w:hAnsi="Times New Roman" w:cs="Times New Roman"/>
          <w:color w:val="333333"/>
          <w:sz w:val="28"/>
          <w:szCs w:val="28"/>
          <w:shd w:val="clear" w:color="auto" w:fill="FFFFFF"/>
        </w:rPr>
        <w:lastRenderedPageBreak/>
        <w:t>thành những phiên bản khác nhau để quản lý và tiện cho việc người dùng muốn khôi phục lại.</w:t>
      </w:r>
    </w:p>
    <w:p w:rsidR="00297F8A" w:rsidRPr="007E3834" w:rsidRDefault="00297F8A" w:rsidP="00297F8A">
      <w:pPr>
        <w:ind w:firstLine="360"/>
        <w:rPr>
          <w:color w:val="333333"/>
          <w:shd w:val="clear" w:color="auto" w:fill="FFFFFF"/>
          <w:lang w:val="vi-VN"/>
        </w:rPr>
      </w:pPr>
      <w:r>
        <w:rPr>
          <w:color w:val="333333"/>
          <w:shd w:val="clear" w:color="auto" w:fill="FFFFFF"/>
          <w:lang w:val="vi-VN"/>
        </w:rPr>
        <w:t>github là một hệ thống máy chủ dành riêng để chứa các kho này, các repository trên Github được gọi là remote repository.</w:t>
      </w:r>
    </w:p>
    <w:p w:rsidR="00297F8A" w:rsidRDefault="00297F8A" w:rsidP="00297F8A">
      <w:pPr>
        <w:pStyle w:val="Heading1"/>
        <w:numPr>
          <w:ilvl w:val="0"/>
          <w:numId w:val="1"/>
        </w:numPr>
        <w:ind w:left="360"/>
        <w:rPr>
          <w:shd w:val="clear" w:color="auto" w:fill="FFFFFF"/>
        </w:rPr>
      </w:pPr>
      <w:r>
        <w:rPr>
          <w:shd w:val="clear" w:color="auto" w:fill="FFFFFF"/>
        </w:rPr>
        <w:t>Cài đặt github</w:t>
      </w:r>
    </w:p>
    <w:p w:rsidR="00297F8A" w:rsidRDefault="00297F8A" w:rsidP="00297F8A">
      <w:pPr>
        <w:pStyle w:val="ListParagraph"/>
        <w:numPr>
          <w:ilvl w:val="0"/>
          <w:numId w:val="4"/>
        </w:numPr>
        <w:shd w:val="clear" w:color="auto" w:fill="F6F6F5"/>
        <w:spacing w:before="75" w:after="75" w:line="240" w:lineRule="auto"/>
        <w:ind w:left="810"/>
        <w:jc w:val="both"/>
        <w:rPr>
          <w:rFonts w:ascii="Times New Roman" w:eastAsia="Times New Roman" w:hAnsi="Times New Roman" w:cs="Times New Roman"/>
          <w:color w:val="000000"/>
          <w:sz w:val="28"/>
          <w:szCs w:val="28"/>
          <w:lang w:val="vi-VN" w:eastAsia="ja-JP"/>
        </w:rPr>
      </w:pPr>
      <w:r>
        <w:rPr>
          <w:rFonts w:ascii="Times New Roman" w:eastAsia="Times New Roman" w:hAnsi="Times New Roman" w:cs="Times New Roman"/>
          <w:color w:val="000000"/>
          <w:sz w:val="28"/>
          <w:szCs w:val="28"/>
          <w:lang w:val="vi-VN" w:eastAsia="ja-JP"/>
        </w:rPr>
        <w:t>Trước hết bạn cần phải đăng ký miễn phí một tài khoản </w:t>
      </w:r>
      <w:r>
        <w:rPr>
          <w:rFonts w:ascii="Times New Roman" w:eastAsia="Times New Roman" w:hAnsi="Times New Roman" w:cs="Times New Roman"/>
          <w:b/>
          <w:bCs/>
          <w:color w:val="000000"/>
          <w:sz w:val="28"/>
          <w:szCs w:val="28"/>
          <w:lang w:val="vi-VN" w:eastAsia="ja-JP"/>
        </w:rPr>
        <w:t>GitHub</w:t>
      </w:r>
      <w:r>
        <w:rPr>
          <w:rFonts w:ascii="Times New Roman" w:eastAsia="Times New Roman" w:hAnsi="Times New Roman" w:cs="Times New Roman"/>
          <w:color w:val="000000"/>
          <w:sz w:val="28"/>
          <w:szCs w:val="28"/>
          <w:lang w:val="vi-VN" w:eastAsia="ja-JP"/>
        </w:rPr>
        <w:t>. Bạn có thể vào trang chủ của </w:t>
      </w:r>
      <w:r>
        <w:rPr>
          <w:rFonts w:ascii="Times New Roman" w:eastAsia="Times New Roman" w:hAnsi="Times New Roman" w:cs="Times New Roman"/>
          <w:b/>
          <w:bCs/>
          <w:color w:val="000000"/>
          <w:sz w:val="28"/>
          <w:szCs w:val="28"/>
          <w:lang w:val="vi-VN" w:eastAsia="ja-JP"/>
        </w:rPr>
        <w:t>GitHub </w:t>
      </w:r>
      <w:r>
        <w:rPr>
          <w:rFonts w:ascii="Times New Roman" w:eastAsia="Times New Roman" w:hAnsi="Times New Roman" w:cs="Times New Roman"/>
          <w:color w:val="000000"/>
          <w:sz w:val="28"/>
          <w:szCs w:val="28"/>
          <w:lang w:val="vi-VN" w:eastAsia="ja-JP"/>
        </w:rPr>
        <w:t>tại:</w:t>
      </w:r>
    </w:p>
    <w:p w:rsidR="00297F8A" w:rsidRDefault="009E4153" w:rsidP="00297F8A">
      <w:pPr>
        <w:numPr>
          <w:ilvl w:val="0"/>
          <w:numId w:val="5"/>
        </w:numPr>
        <w:shd w:val="clear" w:color="auto" w:fill="F6F6F5"/>
        <w:spacing w:before="100" w:beforeAutospacing="1" w:after="100" w:afterAutospacing="1" w:line="240" w:lineRule="auto"/>
        <w:ind w:left="810"/>
        <w:jc w:val="both"/>
        <w:rPr>
          <w:rFonts w:eastAsia="Times New Roman"/>
          <w:color w:val="000000"/>
        </w:rPr>
      </w:pPr>
      <w:hyperlink r:id="rId11" w:tgtFrame="_blank" w:history="1">
        <w:r w:rsidR="00297F8A">
          <w:rPr>
            <w:rStyle w:val="Hyperlink"/>
            <w:rFonts w:eastAsia="Times New Roman"/>
            <w:color w:val="4C6B87"/>
            <w:u w:val="none"/>
          </w:rPr>
          <w:t>https://github.com</w:t>
        </w:r>
      </w:hyperlink>
    </w:p>
    <w:p w:rsidR="00297F8A" w:rsidRDefault="00297F8A" w:rsidP="00297F8A">
      <w:pPr>
        <w:shd w:val="clear" w:color="auto" w:fill="F6F6F5"/>
        <w:spacing w:after="150" w:line="240" w:lineRule="auto"/>
        <w:ind w:left="810"/>
        <w:jc w:val="both"/>
        <w:rPr>
          <w:rFonts w:eastAsia="Times New Roman"/>
          <w:color w:val="000000"/>
        </w:rPr>
      </w:pPr>
      <w:r>
        <w:rPr>
          <w:rFonts w:eastAsia="Times New Roman"/>
          <w:noProof/>
          <w:color w:val="000000"/>
          <w:lang w:eastAsia="en-US"/>
        </w:rPr>
        <w:drawing>
          <wp:inline distT="0" distB="0" distL="0" distR="0" wp14:anchorId="6CA5364D" wp14:editId="19210868">
            <wp:extent cx="4400550" cy="2238375"/>
            <wp:effectExtent l="0" t="0" r="0" b="9525"/>
            <wp:docPr id="1" name="Picture 1" descr="https://o7planning.org/vi/10283/cache/images/i/70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7planning.org/vi/10283/cache/images/i/7060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0550" cy="2238375"/>
                    </a:xfrm>
                    <a:prstGeom prst="rect">
                      <a:avLst/>
                    </a:prstGeom>
                    <a:noFill/>
                    <a:ln>
                      <a:noFill/>
                    </a:ln>
                  </pic:spPr>
                </pic:pic>
              </a:graphicData>
            </a:graphic>
          </wp:inline>
        </w:drawing>
      </w:r>
    </w:p>
    <w:p w:rsidR="00297F8A" w:rsidRPr="00297F8A" w:rsidRDefault="00297F8A" w:rsidP="00297F8A">
      <w:pPr>
        <w:shd w:val="clear" w:color="auto" w:fill="F6F6F5"/>
        <w:spacing w:before="75" w:after="75" w:line="240" w:lineRule="auto"/>
        <w:ind w:left="450"/>
        <w:jc w:val="both"/>
        <w:rPr>
          <w:rFonts w:eastAsia="Times New Roman"/>
          <w:color w:val="000000"/>
        </w:rPr>
      </w:pPr>
      <w:r w:rsidRPr="00297F8A">
        <w:rPr>
          <w:rFonts w:eastAsia="Times New Roman"/>
          <w:color w:val="000000"/>
        </w:rPr>
        <w:t>Việc đăng ký một tài khoản là đơn giản, bạn chỉ cần nhập </w:t>
      </w:r>
      <w:r w:rsidRPr="00297F8A">
        <w:rPr>
          <w:rFonts w:eastAsia="Times New Roman"/>
          <w:b/>
          <w:bCs/>
          <w:color w:val="000000"/>
        </w:rPr>
        <w:t>username/password</w:t>
      </w:r>
      <w:r w:rsidRPr="00297F8A">
        <w:rPr>
          <w:rFonts w:eastAsia="Times New Roman"/>
          <w:color w:val="000000"/>
        </w:rPr>
        <w:t> và địa chỉ </w:t>
      </w:r>
      <w:r w:rsidRPr="00297F8A">
        <w:rPr>
          <w:rFonts w:eastAsia="Times New Roman"/>
          <w:b/>
          <w:bCs/>
          <w:color w:val="000000"/>
        </w:rPr>
        <w:t>email</w:t>
      </w:r>
      <w:r w:rsidRPr="00297F8A">
        <w:rPr>
          <w:rFonts w:eastAsia="Times New Roman"/>
          <w:color w:val="000000"/>
        </w:rPr>
        <w:t>. Sau khi đăng ký xong bạn cần vào Email kích hoạt tài khoản.</w:t>
      </w:r>
    </w:p>
    <w:p w:rsidR="00297F8A" w:rsidRDefault="00297F8A" w:rsidP="00297F8A">
      <w:pPr>
        <w:pStyle w:val="Heading1"/>
        <w:numPr>
          <w:ilvl w:val="0"/>
          <w:numId w:val="1"/>
        </w:numPr>
        <w:ind w:left="360" w:hanging="270"/>
      </w:pPr>
      <w:r>
        <w:lastRenderedPageBreak/>
        <w:t>Tạo github repository</w:t>
      </w:r>
    </w:p>
    <w:p w:rsidR="00297F8A" w:rsidRPr="00297F8A" w:rsidRDefault="00297F8A" w:rsidP="00297F8A">
      <w:pPr>
        <w:ind w:left="90"/>
      </w:pPr>
      <w:r>
        <w:rPr>
          <w:noProof/>
          <w:lang w:eastAsia="en-US"/>
        </w:rPr>
        <w:drawing>
          <wp:inline distT="0" distB="0" distL="0" distR="0">
            <wp:extent cx="5943600" cy="2505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05075"/>
                    </a:xfrm>
                    <a:prstGeom prst="rect">
                      <a:avLst/>
                    </a:prstGeom>
                    <a:noFill/>
                    <a:ln>
                      <a:noFill/>
                    </a:ln>
                  </pic:spPr>
                </pic:pic>
              </a:graphicData>
            </a:graphic>
          </wp:inline>
        </w:drawing>
      </w:r>
    </w:p>
    <w:p w:rsidR="00297F8A" w:rsidRDefault="004C2FC5" w:rsidP="00297F8A">
      <w:r>
        <w:rPr>
          <w:noProof/>
          <w:lang w:eastAsia="en-US"/>
        </w:rPr>
        <w:drawing>
          <wp:inline distT="0" distB="0" distL="0" distR="0">
            <wp:extent cx="5943600" cy="262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rsidR="004C2FC5" w:rsidRDefault="004C2FC5" w:rsidP="004C2FC5">
      <w:pPr>
        <w:pStyle w:val="ListParagraph"/>
        <w:numPr>
          <w:ilvl w:val="0"/>
          <w:numId w:val="6"/>
        </w:numPr>
        <w:shd w:val="clear" w:color="auto" w:fill="F6F6F5"/>
        <w:spacing w:before="75" w:after="75"/>
        <w:ind w:left="630" w:hanging="450"/>
        <w:jc w:val="both"/>
        <w:rPr>
          <w:rFonts w:ascii="Times New Roman" w:hAnsi="Times New Roman" w:cs="Times New Roman"/>
          <w:color w:val="000000"/>
          <w:sz w:val="28"/>
          <w:szCs w:val="28"/>
          <w:lang w:val="vi-VN"/>
        </w:rPr>
      </w:pPr>
      <w:r>
        <w:rPr>
          <w:rStyle w:val="Strong"/>
          <w:color w:val="000000"/>
          <w:sz w:val="28"/>
          <w:szCs w:val="28"/>
          <w:lang w:val="vi-VN"/>
        </w:rPr>
        <w:t>GitHub Desktop</w:t>
      </w:r>
      <w:r>
        <w:rPr>
          <w:rFonts w:ascii="Times New Roman" w:hAnsi="Times New Roman" w:cs="Times New Roman"/>
          <w:color w:val="000000"/>
          <w:sz w:val="28"/>
          <w:szCs w:val="28"/>
          <w:lang w:val="vi-VN"/>
        </w:rPr>
        <w:t> về bản chất là một công cụ trực quan cho phép bạn quản lý </w:t>
      </w:r>
      <w:r>
        <w:rPr>
          <w:rStyle w:val="Strong"/>
          <w:rFonts w:ascii="Times New Roman" w:hAnsi="Times New Roman" w:cs="Times New Roman"/>
          <w:color w:val="000000"/>
          <w:sz w:val="28"/>
          <w:szCs w:val="28"/>
          <w:lang w:val="vi-VN"/>
        </w:rPr>
        <w:t>Local Repository</w:t>
      </w:r>
      <w:r>
        <w:rPr>
          <w:rFonts w:ascii="Times New Roman" w:hAnsi="Times New Roman" w:cs="Times New Roman"/>
          <w:color w:val="000000"/>
          <w:sz w:val="28"/>
          <w:szCs w:val="28"/>
          <w:lang w:val="vi-VN"/>
        </w:rPr>
        <w:t> (Kho chứa địa phương) trên máy tính   .</w:t>
      </w:r>
    </w:p>
    <w:p w:rsidR="004C2FC5" w:rsidRPr="007E3834" w:rsidRDefault="004C2FC5" w:rsidP="004C2FC5">
      <w:pPr>
        <w:shd w:val="clear" w:color="auto" w:fill="F6F6F5"/>
        <w:spacing w:before="75" w:after="75"/>
        <w:ind w:left="630" w:hanging="450"/>
        <w:jc w:val="both"/>
        <w:rPr>
          <w:color w:val="000000"/>
          <w:lang w:val="vi-VN"/>
        </w:rPr>
      </w:pPr>
      <w:r>
        <w:rPr>
          <w:color w:val="000000"/>
          <w:lang w:val="vi-VN"/>
        </w:rPr>
        <w:t xml:space="preserve">          </w:t>
      </w:r>
      <w:r w:rsidRPr="007E3834">
        <w:rPr>
          <w:color w:val="000000"/>
          <w:lang w:val="vi-VN"/>
        </w:rPr>
        <w:t>Để download </w:t>
      </w:r>
      <w:r w:rsidRPr="007E3834">
        <w:rPr>
          <w:rStyle w:val="Strong"/>
          <w:color w:val="000000"/>
          <w:lang w:val="vi-VN"/>
        </w:rPr>
        <w:t>GitHub Desktop</w:t>
      </w:r>
      <w:r w:rsidRPr="007E3834">
        <w:rPr>
          <w:color w:val="000000"/>
          <w:lang w:val="vi-VN"/>
        </w:rPr>
        <w:t>  vào địa chỉ:</w:t>
      </w:r>
    </w:p>
    <w:p w:rsidR="004C2FC5" w:rsidRDefault="009E4153" w:rsidP="004C2FC5">
      <w:pPr>
        <w:numPr>
          <w:ilvl w:val="0"/>
          <w:numId w:val="7"/>
        </w:numPr>
        <w:shd w:val="clear" w:color="auto" w:fill="F6F6F5"/>
        <w:spacing w:before="100" w:beforeAutospacing="1" w:after="100" w:afterAutospacing="1" w:line="240" w:lineRule="auto"/>
        <w:ind w:left="630" w:hanging="450"/>
        <w:jc w:val="both"/>
        <w:rPr>
          <w:color w:val="000000"/>
        </w:rPr>
      </w:pPr>
      <w:hyperlink r:id="rId15" w:tgtFrame="_blank" w:history="1">
        <w:r w:rsidR="004C2FC5">
          <w:rPr>
            <w:rStyle w:val="Hyperlink"/>
            <w:color w:val="4C6B87"/>
          </w:rPr>
          <w:t>https://desktop.github.com/</w:t>
        </w:r>
      </w:hyperlink>
    </w:p>
    <w:p w:rsidR="004C2FC5" w:rsidRDefault="004C2FC5" w:rsidP="004C2FC5">
      <w:pPr>
        <w:shd w:val="clear" w:color="auto" w:fill="F6F6F5"/>
        <w:spacing w:before="75" w:after="75"/>
        <w:ind w:left="720"/>
        <w:jc w:val="both"/>
        <w:rPr>
          <w:color w:val="000000"/>
        </w:rPr>
      </w:pPr>
      <w:r>
        <w:rPr>
          <w:noProof/>
          <w:color w:val="000000"/>
          <w:lang w:eastAsia="en-US"/>
        </w:rPr>
        <w:lastRenderedPageBreak/>
        <w:drawing>
          <wp:inline distT="0" distB="0" distL="0" distR="0">
            <wp:extent cx="4943475" cy="1962150"/>
            <wp:effectExtent l="0" t="0" r="9525" b="0"/>
            <wp:docPr id="7" name="Picture 7" descr="https://o7planning.org/vi/10283/cache/images/i/70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o7planning.org/vi/10283/cache/images/i/7062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1962150"/>
                    </a:xfrm>
                    <a:prstGeom prst="rect">
                      <a:avLst/>
                    </a:prstGeom>
                    <a:noFill/>
                    <a:ln>
                      <a:noFill/>
                    </a:ln>
                  </pic:spPr>
                </pic:pic>
              </a:graphicData>
            </a:graphic>
          </wp:inline>
        </w:drawing>
      </w:r>
    </w:p>
    <w:p w:rsidR="004C2FC5" w:rsidRDefault="004C2FC5" w:rsidP="004C2FC5">
      <w:pPr>
        <w:shd w:val="clear" w:color="auto" w:fill="F6F6F5"/>
        <w:spacing w:before="75" w:after="75"/>
        <w:ind w:left="720"/>
        <w:jc w:val="both"/>
        <w:rPr>
          <w:color w:val="000000"/>
        </w:rPr>
      </w:pPr>
      <w:r>
        <w:rPr>
          <w:color w:val="000000"/>
        </w:rPr>
        <w:t>Kết quả download:</w:t>
      </w:r>
    </w:p>
    <w:p w:rsidR="004C2FC5" w:rsidRDefault="004C2FC5" w:rsidP="004C2FC5">
      <w:pPr>
        <w:shd w:val="clear" w:color="auto" w:fill="F6F6F5"/>
        <w:spacing w:before="75" w:after="75"/>
        <w:ind w:left="720"/>
        <w:jc w:val="both"/>
        <w:rPr>
          <w:color w:val="000000"/>
        </w:rPr>
      </w:pPr>
      <w:r>
        <w:rPr>
          <w:noProof/>
          <w:color w:val="000000"/>
          <w:lang w:eastAsia="en-US"/>
        </w:rPr>
        <w:drawing>
          <wp:inline distT="0" distB="0" distL="0" distR="0">
            <wp:extent cx="4943475" cy="1466850"/>
            <wp:effectExtent l="0" t="0" r="9525" b="0"/>
            <wp:docPr id="6" name="Picture 6" descr="https://o7planning.org/vi/10283/cache/images/i/15371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o7planning.org/vi/10283/cache/images/i/1537113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3475" cy="1466850"/>
                    </a:xfrm>
                    <a:prstGeom prst="rect">
                      <a:avLst/>
                    </a:prstGeom>
                    <a:noFill/>
                    <a:ln>
                      <a:noFill/>
                    </a:ln>
                  </pic:spPr>
                </pic:pic>
              </a:graphicData>
            </a:graphic>
          </wp:inline>
        </w:drawing>
      </w:r>
    </w:p>
    <w:p w:rsidR="004C2FC5" w:rsidRDefault="004C2FC5" w:rsidP="004C2FC5">
      <w:pPr>
        <w:pStyle w:val="ListParagraph"/>
        <w:numPr>
          <w:ilvl w:val="0"/>
          <w:numId w:val="6"/>
        </w:numPr>
        <w:shd w:val="clear" w:color="auto" w:fill="F6F6F5"/>
        <w:spacing w:before="75" w:after="75"/>
        <w:jc w:val="both"/>
        <w:rPr>
          <w:rFonts w:ascii="Times New Roman" w:hAnsi="Times New Roman" w:cs="Times New Roman"/>
          <w:color w:val="000000"/>
          <w:sz w:val="28"/>
          <w:szCs w:val="28"/>
        </w:rPr>
      </w:pPr>
      <w:r>
        <w:rPr>
          <w:rFonts w:ascii="Times New Roman" w:hAnsi="Times New Roman" w:cs="Times New Roman"/>
          <w:color w:val="000000"/>
          <w:sz w:val="28"/>
          <w:szCs w:val="28"/>
        </w:rPr>
        <w:t>Sau khi download xong,</w:t>
      </w:r>
      <w:r>
        <w:rPr>
          <w:rFonts w:ascii="Times New Roman" w:hAnsi="Times New Roman" w:cs="Times New Roman"/>
          <w:color w:val="000000"/>
          <w:sz w:val="28"/>
          <w:szCs w:val="28"/>
          <w:lang w:val="vi-VN"/>
        </w:rPr>
        <w:t xml:space="preserve"> </w:t>
      </w:r>
      <w:r>
        <w:rPr>
          <w:rFonts w:ascii="Times New Roman" w:hAnsi="Times New Roman" w:cs="Times New Roman"/>
          <w:color w:val="000000"/>
          <w:sz w:val="28"/>
          <w:szCs w:val="28"/>
        </w:rPr>
        <w:t>cần cài đặt </w:t>
      </w:r>
      <w:r>
        <w:rPr>
          <w:rStyle w:val="Strong"/>
          <w:rFonts w:ascii="Times New Roman" w:hAnsi="Times New Roman" w:cs="Times New Roman"/>
          <w:color w:val="000000"/>
          <w:sz w:val="28"/>
          <w:szCs w:val="28"/>
        </w:rPr>
        <w:t>GitHub Desktop</w:t>
      </w:r>
      <w:r>
        <w:rPr>
          <w:rFonts w:ascii="Times New Roman" w:hAnsi="Times New Roman" w:cs="Times New Roman"/>
          <w:color w:val="000000"/>
          <w:sz w:val="28"/>
          <w:szCs w:val="28"/>
        </w:rPr>
        <w:t> vào máy tính:</w:t>
      </w:r>
    </w:p>
    <w:p w:rsidR="004C2FC5" w:rsidRDefault="004C2FC5" w:rsidP="004C2FC5">
      <w:pPr>
        <w:shd w:val="clear" w:color="auto" w:fill="F6F6F5"/>
        <w:spacing w:before="75" w:after="75"/>
        <w:ind w:left="720"/>
        <w:jc w:val="both"/>
        <w:rPr>
          <w:color w:val="000000"/>
        </w:rPr>
      </w:pPr>
      <w:r>
        <w:rPr>
          <w:rStyle w:val="Strong"/>
          <w:color w:val="000000"/>
        </w:rPr>
        <w:t>GitHub Desktop </w:t>
      </w:r>
      <w:r>
        <w:rPr>
          <w:color w:val="000000"/>
        </w:rPr>
        <w:t>đã được cài đặt thành công.</w:t>
      </w:r>
    </w:p>
    <w:p w:rsidR="004C2FC5" w:rsidRDefault="004C2FC5" w:rsidP="004C2FC5">
      <w:pPr>
        <w:shd w:val="clear" w:color="auto" w:fill="F6F6F5"/>
        <w:spacing w:before="75" w:after="75"/>
        <w:ind w:left="720"/>
        <w:jc w:val="both"/>
        <w:rPr>
          <w:color w:val="000000"/>
        </w:rPr>
      </w:pPr>
      <w:r>
        <w:rPr>
          <w:noProof/>
          <w:color w:val="000000"/>
          <w:lang w:eastAsia="en-US"/>
        </w:rPr>
        <w:drawing>
          <wp:inline distT="0" distB="0" distL="0" distR="0">
            <wp:extent cx="4876800" cy="2447925"/>
            <wp:effectExtent l="0" t="0" r="0" b="9525"/>
            <wp:docPr id="5" name="Picture 5" descr="https://o7planning.org/vi/10283/cache/images/i/70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o7planning.org/vi/10283/cache/images/i/7046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2447925"/>
                    </a:xfrm>
                    <a:prstGeom prst="rect">
                      <a:avLst/>
                    </a:prstGeom>
                    <a:noFill/>
                    <a:ln>
                      <a:noFill/>
                    </a:ln>
                  </pic:spPr>
                </pic:pic>
              </a:graphicData>
            </a:graphic>
          </wp:inline>
        </w:drawing>
      </w:r>
    </w:p>
    <w:p w:rsidR="004C2FC5" w:rsidRDefault="004C2FC5" w:rsidP="004C2FC5">
      <w:pPr>
        <w:pStyle w:val="Heading2"/>
        <w:shd w:val="clear" w:color="auto" w:fill="F6F6F5"/>
        <w:spacing w:line="450" w:lineRule="atLeast"/>
        <w:jc w:val="both"/>
        <w:rPr>
          <w:rFonts w:ascii="Times New Roman" w:hAnsi="Times New Roman" w:cs="Times New Roman"/>
          <w:b w:val="0"/>
          <w:bCs w:val="0"/>
          <w:color w:val="FF9249"/>
          <w:sz w:val="28"/>
          <w:szCs w:val="28"/>
        </w:rPr>
      </w:pPr>
      <w:r>
        <w:rPr>
          <w:rFonts w:ascii="Times New Roman" w:hAnsi="Times New Roman" w:cs="Times New Roman"/>
          <w:b w:val="0"/>
          <w:bCs w:val="0"/>
          <w:color w:val="FF9249"/>
          <w:sz w:val="28"/>
          <w:szCs w:val="28"/>
        </w:rPr>
        <w:lastRenderedPageBreak/>
        <w:t>Chạy GitHub Desktop</w:t>
      </w:r>
    </w:p>
    <w:p w:rsidR="004C2FC5" w:rsidRDefault="004C2FC5" w:rsidP="004C2FC5">
      <w:pPr>
        <w:shd w:val="clear" w:color="auto" w:fill="F6F6F5"/>
        <w:spacing w:before="75" w:after="75"/>
        <w:ind w:left="720"/>
        <w:jc w:val="both"/>
        <w:rPr>
          <w:ins w:id="1" w:author="Unknown"/>
          <w:color w:val="000000"/>
        </w:rPr>
      </w:pPr>
      <w:r>
        <w:rPr>
          <w:noProof/>
          <w:color w:val="000000"/>
          <w:lang w:eastAsia="en-US"/>
        </w:rPr>
        <w:drawing>
          <wp:inline distT="0" distB="0" distL="0" distR="0">
            <wp:extent cx="2828925" cy="1581150"/>
            <wp:effectExtent l="0" t="0" r="9525" b="0"/>
            <wp:docPr id="13" name="Picture 13" descr="https://o7planning.org/vi/10283/cache/images/i/70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o7planning.org/vi/10283/cache/images/i/7046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8925" cy="1581150"/>
                    </a:xfrm>
                    <a:prstGeom prst="rect">
                      <a:avLst/>
                    </a:prstGeom>
                    <a:noFill/>
                    <a:ln>
                      <a:noFill/>
                    </a:ln>
                  </pic:spPr>
                </pic:pic>
              </a:graphicData>
            </a:graphic>
          </wp:inline>
        </w:drawing>
      </w:r>
    </w:p>
    <w:p w:rsidR="004C2FC5" w:rsidRDefault="004C2FC5" w:rsidP="004C2FC5">
      <w:pPr>
        <w:shd w:val="clear" w:color="auto" w:fill="F6F6F5"/>
        <w:spacing w:before="75" w:after="75"/>
        <w:ind w:left="720"/>
        <w:jc w:val="both"/>
        <w:rPr>
          <w:ins w:id="2" w:author="Unknown"/>
          <w:color w:val="000000"/>
        </w:rPr>
      </w:pPr>
      <w:ins w:id="3" w:author="Unknown">
        <w:r>
          <w:rPr>
            <w:color w:val="000000"/>
          </w:rPr>
          <w:t>Đăng nhập trên </w:t>
        </w:r>
        <w:r>
          <w:rPr>
            <w:rStyle w:val="Strong"/>
            <w:color w:val="000000"/>
          </w:rPr>
          <w:t>GitHub Desktop</w:t>
        </w:r>
        <w:r>
          <w:rPr>
            <w:color w:val="000000"/>
          </w:rPr>
          <w:t> để kết nối vào tài khoản </w:t>
        </w:r>
        <w:r>
          <w:rPr>
            <w:rStyle w:val="Strong"/>
            <w:color w:val="000000"/>
          </w:rPr>
          <w:t>GitHub</w:t>
        </w:r>
        <w:r>
          <w:rPr>
            <w:color w:val="000000"/>
          </w:rPr>
          <w:t>.</w:t>
        </w:r>
      </w:ins>
    </w:p>
    <w:p w:rsidR="004C2FC5" w:rsidRDefault="004C2FC5" w:rsidP="004C2FC5">
      <w:pPr>
        <w:shd w:val="clear" w:color="auto" w:fill="F6F6F5"/>
        <w:spacing w:before="75" w:after="75"/>
        <w:ind w:left="720"/>
        <w:jc w:val="both"/>
        <w:rPr>
          <w:ins w:id="4" w:author="Unknown"/>
          <w:color w:val="000000"/>
        </w:rPr>
      </w:pPr>
      <w:r>
        <w:rPr>
          <w:noProof/>
          <w:color w:val="000000"/>
          <w:lang w:eastAsia="en-US"/>
        </w:rPr>
        <w:drawing>
          <wp:inline distT="0" distB="0" distL="0" distR="0">
            <wp:extent cx="4610100" cy="2333625"/>
            <wp:effectExtent l="0" t="0" r="0" b="9525"/>
            <wp:docPr id="12" name="Picture 12" descr="https://o7planning.org/vi/10283/cache/images/i/70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7planning.org/vi/10283/cache/images/i/7047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0100" cy="2333625"/>
                    </a:xfrm>
                    <a:prstGeom prst="rect">
                      <a:avLst/>
                    </a:prstGeom>
                    <a:noFill/>
                    <a:ln>
                      <a:noFill/>
                    </a:ln>
                  </pic:spPr>
                </pic:pic>
              </a:graphicData>
            </a:graphic>
          </wp:inline>
        </w:drawing>
      </w:r>
    </w:p>
    <w:p w:rsidR="004C2FC5" w:rsidRDefault="004C2FC5" w:rsidP="004C2FC5">
      <w:pPr>
        <w:shd w:val="clear" w:color="auto" w:fill="F6F6F5"/>
        <w:spacing w:before="75" w:after="75"/>
        <w:ind w:left="720"/>
        <w:jc w:val="both"/>
        <w:rPr>
          <w:ins w:id="5" w:author="Unknown"/>
          <w:color w:val="000000"/>
        </w:rPr>
      </w:pPr>
      <w:r>
        <w:rPr>
          <w:noProof/>
          <w:color w:val="000000"/>
          <w:lang w:eastAsia="en-US"/>
        </w:rPr>
        <w:drawing>
          <wp:inline distT="0" distB="0" distL="0" distR="0">
            <wp:extent cx="4600575" cy="2305050"/>
            <wp:effectExtent l="0" t="0" r="9525" b="0"/>
            <wp:docPr id="11" name="Picture 11" descr="https://o7planning.org/vi/10283/cache/images/i/70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o7planning.org/vi/10283/cache/images/i/7047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0575" cy="2305050"/>
                    </a:xfrm>
                    <a:prstGeom prst="rect">
                      <a:avLst/>
                    </a:prstGeom>
                    <a:noFill/>
                    <a:ln>
                      <a:noFill/>
                    </a:ln>
                  </pic:spPr>
                </pic:pic>
              </a:graphicData>
            </a:graphic>
          </wp:inline>
        </w:drawing>
      </w:r>
    </w:p>
    <w:p w:rsidR="004C2FC5" w:rsidRDefault="004C2FC5" w:rsidP="004C2FC5">
      <w:pPr>
        <w:shd w:val="clear" w:color="auto" w:fill="F6F6F5"/>
        <w:spacing w:before="75" w:after="75"/>
        <w:ind w:left="720"/>
        <w:jc w:val="both"/>
        <w:rPr>
          <w:color w:val="000000"/>
          <w:lang w:val="vi-VN"/>
        </w:rPr>
      </w:pPr>
    </w:p>
    <w:p w:rsidR="004C2FC5" w:rsidRDefault="004C2FC5" w:rsidP="004C2FC5">
      <w:pPr>
        <w:shd w:val="clear" w:color="auto" w:fill="F6F6F5"/>
        <w:spacing w:before="75" w:after="75"/>
        <w:ind w:left="720"/>
        <w:jc w:val="both"/>
        <w:rPr>
          <w:color w:val="000000"/>
          <w:lang w:val="vi-VN"/>
        </w:rPr>
      </w:pPr>
    </w:p>
    <w:p w:rsidR="004C2FC5" w:rsidRDefault="004C2FC5" w:rsidP="004C2FC5">
      <w:pPr>
        <w:shd w:val="clear" w:color="auto" w:fill="F6F6F5"/>
        <w:spacing w:before="75" w:after="75"/>
        <w:ind w:left="720"/>
        <w:jc w:val="both"/>
        <w:rPr>
          <w:color w:val="000000"/>
          <w:lang w:val="vi-VN"/>
        </w:rPr>
      </w:pPr>
    </w:p>
    <w:p w:rsidR="004C2FC5" w:rsidRDefault="004C2FC5" w:rsidP="004C2FC5">
      <w:pPr>
        <w:shd w:val="clear" w:color="auto" w:fill="F6F6F5"/>
        <w:spacing w:before="75" w:after="75"/>
        <w:ind w:left="720"/>
        <w:jc w:val="both"/>
        <w:rPr>
          <w:ins w:id="6" w:author="Unknown"/>
          <w:color w:val="000000"/>
        </w:rPr>
      </w:pPr>
      <w:r>
        <w:rPr>
          <w:noProof/>
          <w:color w:val="000000"/>
          <w:lang w:eastAsia="en-US"/>
        </w:rPr>
        <w:lastRenderedPageBreak/>
        <w:drawing>
          <wp:inline distT="0" distB="0" distL="0" distR="0">
            <wp:extent cx="4610100" cy="2390775"/>
            <wp:effectExtent l="0" t="0" r="0" b="9525"/>
            <wp:docPr id="10" name="Picture 10" descr="https://o7planning.org/vi/10283/cache/images/i/70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7planning.org/vi/10283/cache/images/i/7048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0100" cy="2390775"/>
                    </a:xfrm>
                    <a:prstGeom prst="rect">
                      <a:avLst/>
                    </a:prstGeom>
                    <a:noFill/>
                    <a:ln>
                      <a:noFill/>
                    </a:ln>
                  </pic:spPr>
                </pic:pic>
              </a:graphicData>
            </a:graphic>
          </wp:inline>
        </w:drawing>
      </w:r>
    </w:p>
    <w:p w:rsidR="004C2FC5" w:rsidRDefault="004C2FC5" w:rsidP="004C2FC5">
      <w:pPr>
        <w:shd w:val="clear" w:color="auto" w:fill="F6F6F5"/>
        <w:spacing w:before="75" w:after="75"/>
        <w:ind w:left="720"/>
        <w:jc w:val="both"/>
        <w:rPr>
          <w:ins w:id="7" w:author="Unknown"/>
          <w:color w:val="000000"/>
        </w:rPr>
      </w:pPr>
      <w:r>
        <w:rPr>
          <w:noProof/>
          <w:color w:val="000000"/>
          <w:lang w:eastAsia="en-US"/>
        </w:rPr>
        <w:drawing>
          <wp:inline distT="0" distB="0" distL="0" distR="0">
            <wp:extent cx="4610100" cy="2124075"/>
            <wp:effectExtent l="0" t="0" r="0" b="9525"/>
            <wp:docPr id="9" name="Picture 9" descr="https://o7planning.org/vi/10283/cache/images/i/15371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o7planning.org/vi/10283/cache/images/i/1537164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0100" cy="2124075"/>
                    </a:xfrm>
                    <a:prstGeom prst="rect">
                      <a:avLst/>
                    </a:prstGeom>
                    <a:noFill/>
                    <a:ln>
                      <a:noFill/>
                    </a:ln>
                  </pic:spPr>
                </pic:pic>
              </a:graphicData>
            </a:graphic>
          </wp:inline>
        </w:drawing>
      </w:r>
    </w:p>
    <w:p w:rsidR="004C2FC5" w:rsidRDefault="004C2FC5" w:rsidP="004C2FC5">
      <w:pPr>
        <w:shd w:val="clear" w:color="auto" w:fill="F6F6F5"/>
        <w:spacing w:before="75" w:after="75"/>
        <w:ind w:left="720"/>
        <w:jc w:val="both"/>
        <w:rPr>
          <w:ins w:id="8" w:author="Unknown"/>
          <w:color w:val="000000"/>
        </w:rPr>
      </w:pPr>
      <w:r>
        <w:rPr>
          <w:noProof/>
          <w:color w:val="000000"/>
          <w:lang w:eastAsia="en-US"/>
        </w:rPr>
        <w:drawing>
          <wp:inline distT="0" distB="0" distL="0" distR="0">
            <wp:extent cx="4610100" cy="3171825"/>
            <wp:effectExtent l="0" t="0" r="0" b="9525"/>
            <wp:docPr id="8" name="Picture 8" descr="https://o7planning.org/vi/10283/cache/images/i/15371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7planning.org/vi/10283/cache/images/i/1537168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0100" cy="3171825"/>
                    </a:xfrm>
                    <a:prstGeom prst="rect">
                      <a:avLst/>
                    </a:prstGeom>
                    <a:noFill/>
                    <a:ln>
                      <a:noFill/>
                    </a:ln>
                  </pic:spPr>
                </pic:pic>
              </a:graphicData>
            </a:graphic>
          </wp:inline>
        </w:drawing>
      </w:r>
    </w:p>
    <w:p w:rsidR="004C2FC5" w:rsidRDefault="004C2FC5" w:rsidP="004C2FC5">
      <w:pPr>
        <w:shd w:val="clear" w:color="auto" w:fill="F6F6F5"/>
        <w:spacing w:before="75" w:after="75"/>
        <w:ind w:left="720"/>
        <w:jc w:val="both"/>
        <w:rPr>
          <w:ins w:id="9" w:author="Unknown"/>
          <w:color w:val="000000"/>
        </w:rPr>
      </w:pPr>
      <w:ins w:id="10" w:author="Unknown">
        <w:r>
          <w:rPr>
            <w:color w:val="000000"/>
          </w:rPr>
          <w:t>Cho tới lúc này trên máy tính của bạn chưa có một </w:t>
        </w:r>
        <w:r>
          <w:rPr>
            <w:rStyle w:val="Strong"/>
            <w:color w:val="000000"/>
          </w:rPr>
          <w:t>Local Repository</w:t>
        </w:r>
        <w:r>
          <w:rPr>
            <w:color w:val="000000"/>
          </w:rPr>
          <w:t> nào.</w:t>
        </w:r>
      </w:ins>
    </w:p>
    <w:p w:rsidR="00157C60" w:rsidRDefault="00157C60" w:rsidP="00157C60">
      <w:pPr>
        <w:pStyle w:val="Heading2"/>
        <w:shd w:val="clear" w:color="auto" w:fill="F6F6F5"/>
        <w:spacing w:line="450" w:lineRule="atLeast"/>
        <w:jc w:val="both"/>
        <w:rPr>
          <w:rFonts w:ascii="Times New Roman" w:hAnsi="Times New Roman" w:cs="Times New Roman"/>
          <w:b w:val="0"/>
          <w:bCs w:val="0"/>
          <w:color w:val="FF9249"/>
          <w:sz w:val="28"/>
          <w:szCs w:val="28"/>
        </w:rPr>
      </w:pPr>
      <w:r>
        <w:rPr>
          <w:rFonts w:ascii="Times New Roman" w:hAnsi="Times New Roman" w:cs="Times New Roman"/>
          <w:b w:val="0"/>
          <w:bCs w:val="0"/>
          <w:color w:val="FF9249"/>
          <w:sz w:val="28"/>
          <w:szCs w:val="28"/>
        </w:rPr>
        <w:lastRenderedPageBreak/>
        <w:t>Kết nối GitHub và GitHub Desktop</w:t>
      </w:r>
    </w:p>
    <w:p w:rsidR="00157C60" w:rsidRDefault="00157C60" w:rsidP="00157C60">
      <w:pPr>
        <w:shd w:val="clear" w:color="auto" w:fill="F6F6F5"/>
        <w:spacing w:before="75" w:after="75"/>
        <w:ind w:left="720"/>
        <w:jc w:val="both"/>
        <w:rPr>
          <w:ins w:id="11" w:author="Unknown"/>
          <w:color w:val="000000"/>
        </w:rPr>
      </w:pPr>
      <w:ins w:id="12" w:author="Unknown">
        <w:r>
          <w:rPr>
            <w:color w:val="000000"/>
          </w:rPr>
          <w:t>Trước hết cần chọn một thư mục rỗng để làm vị trí chứa dữ liệu địa phương.</w:t>
        </w:r>
      </w:ins>
    </w:p>
    <w:p w:rsidR="004C2FC5" w:rsidRDefault="00157C60" w:rsidP="00297F8A">
      <w:r>
        <w:t xml:space="preserve">Chẳng hạn: </w:t>
      </w:r>
      <w:r w:rsidRPr="00157C60">
        <w:t>D:\Term6\ThucTapNhom\Git</w:t>
      </w:r>
    </w:p>
    <w:p w:rsidR="00157C60" w:rsidRDefault="00157C60" w:rsidP="00157C60">
      <w:pPr>
        <w:shd w:val="clear" w:color="auto" w:fill="F6F6F5"/>
        <w:spacing w:before="75" w:after="75"/>
        <w:ind w:left="720"/>
        <w:jc w:val="both"/>
        <w:rPr>
          <w:ins w:id="13" w:author="Unknown"/>
          <w:color w:val="000000"/>
        </w:rPr>
      </w:pPr>
      <w:r>
        <w:rPr>
          <w:noProof/>
          <w:color w:val="000000"/>
          <w:lang w:eastAsia="en-US"/>
        </w:rPr>
        <w:drawing>
          <wp:inline distT="0" distB="0" distL="0" distR="0">
            <wp:extent cx="4600575" cy="3181350"/>
            <wp:effectExtent l="0" t="0" r="9525" b="0"/>
            <wp:docPr id="14" name="Picture 14" descr="https://o7planning.org/vi/10283/cache/images/i/15372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o7planning.org/vi/10283/cache/images/i/1537215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0575" cy="3181350"/>
                    </a:xfrm>
                    <a:prstGeom prst="rect">
                      <a:avLst/>
                    </a:prstGeom>
                    <a:noFill/>
                    <a:ln>
                      <a:noFill/>
                    </a:ln>
                  </pic:spPr>
                </pic:pic>
              </a:graphicData>
            </a:graphic>
          </wp:inline>
        </w:drawing>
      </w:r>
    </w:p>
    <w:p w:rsidR="00157C60" w:rsidRDefault="00157C60" w:rsidP="00157C60">
      <w:pPr>
        <w:shd w:val="clear" w:color="auto" w:fill="F6F6F5"/>
        <w:spacing w:before="75" w:after="75"/>
        <w:ind w:left="720"/>
        <w:jc w:val="both"/>
        <w:rPr>
          <w:ins w:id="14" w:author="Unknown"/>
          <w:color w:val="000000"/>
        </w:rPr>
      </w:pPr>
      <w:ins w:id="15" w:author="Unknown">
        <w:r>
          <w:rPr>
            <w:color w:val="000000"/>
          </w:rPr>
          <w:t>Trên </w:t>
        </w:r>
        <w:r>
          <w:rPr>
            <w:rStyle w:val="Strong"/>
            <w:color w:val="000000"/>
          </w:rPr>
          <w:t>GitHub Desktop</w:t>
        </w:r>
        <w:r>
          <w:rPr>
            <w:color w:val="000000"/>
          </w:rPr>
          <w:t>, lựa chọn một </w:t>
        </w:r>
        <w:r>
          <w:rPr>
            <w:rStyle w:val="Strong"/>
            <w:color w:val="000000"/>
          </w:rPr>
          <w:t>Repository </w:t>
        </w:r>
        <w:r>
          <w:rPr>
            <w:color w:val="000000"/>
          </w:rPr>
          <w:t>bạn đã tạo trên </w:t>
        </w:r>
        <w:r>
          <w:rPr>
            <w:rStyle w:val="Strong"/>
            <w:color w:val="000000"/>
          </w:rPr>
          <w:t>GitHub</w:t>
        </w:r>
        <w:r>
          <w:rPr>
            <w:color w:val="000000"/>
          </w:rPr>
          <w:t> để </w:t>
        </w:r>
        <w:r>
          <w:rPr>
            <w:rStyle w:val="Strong"/>
            <w:color w:val="000000"/>
          </w:rPr>
          <w:t>clone </w:t>
        </w:r>
        <w:r>
          <w:rPr>
            <w:color w:val="000000"/>
          </w:rPr>
          <w:t>(Tạo bản sao chép) thành một bản ở máy tính địa phương của bạn.</w:t>
        </w:r>
      </w:ins>
    </w:p>
    <w:p w:rsidR="00157C60" w:rsidRPr="00297F8A" w:rsidRDefault="00354C67" w:rsidP="00297F8A">
      <w:r>
        <w:rPr>
          <w:noProof/>
          <w:lang w:eastAsia="en-US"/>
        </w:rPr>
        <w:drawing>
          <wp:inline distT="0" distB="0" distL="0" distR="0">
            <wp:extent cx="5943600" cy="3133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rsidR="007F12E1" w:rsidRDefault="001D2B2E" w:rsidP="007F12E1">
      <w:pPr>
        <w:rPr>
          <w:color w:val="222222"/>
          <w:shd w:val="clear" w:color="auto" w:fill="FFFFFF"/>
        </w:rPr>
      </w:pPr>
      <w:r>
        <w:rPr>
          <w:color w:val="222222"/>
          <w:shd w:val="clear" w:color="auto" w:fill="FFFFFF"/>
        </w:rPr>
        <w:lastRenderedPageBreak/>
        <w:t>Copy một vào file vào Local Repository</w:t>
      </w:r>
    </w:p>
    <w:p w:rsidR="001D2B2E" w:rsidRDefault="001D2B2E" w:rsidP="007F12E1">
      <w:r>
        <w:rPr>
          <w:noProof/>
          <w:lang w:eastAsia="en-US"/>
        </w:rPr>
        <w:drawing>
          <wp:inline distT="0" distB="0" distL="0" distR="0" wp14:anchorId="5B625AE8" wp14:editId="67465E48">
            <wp:extent cx="5848350" cy="895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48350" cy="895350"/>
                    </a:xfrm>
                    <a:prstGeom prst="rect">
                      <a:avLst/>
                    </a:prstGeom>
                  </pic:spPr>
                </pic:pic>
              </a:graphicData>
            </a:graphic>
          </wp:inline>
        </w:drawing>
      </w:r>
    </w:p>
    <w:p w:rsidR="001D2B2E" w:rsidRDefault="001D2B2E" w:rsidP="007F12E1">
      <w:r>
        <w:t>Github phát hiện ngay có sự thay đổi.</w:t>
      </w:r>
    </w:p>
    <w:p w:rsidR="001D2B2E" w:rsidRDefault="001D2B2E" w:rsidP="007F12E1">
      <w:r>
        <w:rPr>
          <w:noProof/>
          <w:lang w:eastAsia="en-US"/>
        </w:rPr>
        <w:drawing>
          <wp:inline distT="0" distB="0" distL="0" distR="0" wp14:anchorId="1B1731C0" wp14:editId="7680FB6A">
            <wp:extent cx="5943600" cy="17087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708785"/>
                    </a:xfrm>
                    <a:prstGeom prst="rect">
                      <a:avLst/>
                    </a:prstGeom>
                  </pic:spPr>
                </pic:pic>
              </a:graphicData>
            </a:graphic>
          </wp:inline>
        </w:drawing>
      </w:r>
    </w:p>
    <w:p w:rsidR="00726AD7" w:rsidRDefault="00726AD7" w:rsidP="007F12E1">
      <w:r>
        <w:t>Nhập thông tin chú thích và commit dữ liệu.</w:t>
      </w:r>
    </w:p>
    <w:p w:rsidR="00726AD7" w:rsidRDefault="00726AD7" w:rsidP="007F12E1">
      <w:r>
        <w:rPr>
          <w:noProof/>
          <w:lang w:eastAsia="en-US"/>
        </w:rPr>
        <w:drawing>
          <wp:inline distT="0" distB="0" distL="0" distR="0" wp14:anchorId="79212884" wp14:editId="19E4FC32">
            <wp:extent cx="5943600" cy="36537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653790"/>
                    </a:xfrm>
                    <a:prstGeom prst="rect">
                      <a:avLst/>
                    </a:prstGeom>
                  </pic:spPr>
                </pic:pic>
              </a:graphicData>
            </a:graphic>
          </wp:inline>
        </w:drawing>
      </w:r>
    </w:p>
    <w:p w:rsidR="00694FF6" w:rsidRDefault="00694FF6" w:rsidP="007F12E1">
      <w:r>
        <w:rPr>
          <w:noProof/>
          <w:lang w:eastAsia="en-US"/>
        </w:rPr>
        <w:lastRenderedPageBreak/>
        <w:drawing>
          <wp:inline distT="0" distB="0" distL="0" distR="0" wp14:anchorId="4B25F2D9" wp14:editId="36A6CEA0">
            <wp:extent cx="5943600" cy="13296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329690"/>
                    </a:xfrm>
                    <a:prstGeom prst="rect">
                      <a:avLst/>
                    </a:prstGeom>
                  </pic:spPr>
                </pic:pic>
              </a:graphicData>
            </a:graphic>
          </wp:inline>
        </w:drawing>
      </w:r>
    </w:p>
    <w:p w:rsidR="00694FF6" w:rsidRDefault="00694FF6" w:rsidP="007F12E1">
      <w:r>
        <w:t>Click để thay đổi cập nhật lên server</w:t>
      </w:r>
    </w:p>
    <w:p w:rsidR="0034412E" w:rsidRDefault="0034412E" w:rsidP="007F12E1"/>
    <w:p w:rsidR="00D7444A" w:rsidRDefault="00D7444A" w:rsidP="00D7444A">
      <w:pPr>
        <w:pStyle w:val="Heading1"/>
        <w:numPr>
          <w:ilvl w:val="0"/>
          <w:numId w:val="1"/>
        </w:numPr>
      </w:pPr>
      <w:r>
        <w:t>Kiểm tra lượt truy cập.</w:t>
      </w:r>
    </w:p>
    <w:p w:rsidR="002D186F" w:rsidRDefault="002D186F" w:rsidP="002D186F">
      <w:r>
        <w:rPr>
          <w:noProof/>
          <w:lang w:eastAsia="en-US"/>
        </w:rPr>
        <w:drawing>
          <wp:inline distT="0" distB="0" distL="0" distR="0" wp14:anchorId="0125063D" wp14:editId="02C24765">
            <wp:extent cx="5943600" cy="30594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059430"/>
                    </a:xfrm>
                    <a:prstGeom prst="rect">
                      <a:avLst/>
                    </a:prstGeom>
                  </pic:spPr>
                </pic:pic>
              </a:graphicData>
            </a:graphic>
          </wp:inline>
        </w:drawing>
      </w:r>
    </w:p>
    <w:p w:rsidR="0034412E" w:rsidRDefault="0034412E" w:rsidP="0034412E">
      <w:r w:rsidRPr="0034412E">
        <w:rPr>
          <w:lang w:val="vi-VN"/>
        </w:rPr>
        <w:t>sights để thống kê lượt truy cập.</w:t>
      </w:r>
    </w:p>
    <w:p w:rsidR="00FB0179" w:rsidRDefault="00FB0179" w:rsidP="00FB0179">
      <w:pPr>
        <w:pStyle w:val="Heading1"/>
        <w:ind w:left="360"/>
      </w:pPr>
      <w:r>
        <w:t>5.Hướng dẫn sử dụng GITHUB</w:t>
      </w:r>
    </w:p>
    <w:p w:rsidR="0034412E" w:rsidRDefault="0034412E" w:rsidP="0034412E">
      <w:pPr>
        <w:pStyle w:val="NormalWeb"/>
        <w:shd w:val="clear" w:color="auto" w:fill="FFFFFF"/>
        <w:spacing w:before="0" w:beforeAutospacing="0"/>
        <w:rPr>
          <w:lang w:val="en-US"/>
        </w:rPr>
      </w:pPr>
    </w:p>
    <w:p w:rsidR="0034412E" w:rsidRPr="00FB0179" w:rsidRDefault="0034412E" w:rsidP="0034412E">
      <w:pPr>
        <w:pStyle w:val="NormalWeb"/>
        <w:shd w:val="clear" w:color="auto" w:fill="FFFFFF"/>
        <w:spacing w:before="0" w:beforeAutospacing="0"/>
        <w:rPr>
          <w:color w:val="222222"/>
          <w:sz w:val="28"/>
          <w:szCs w:val="28"/>
        </w:rPr>
      </w:pPr>
      <w:r w:rsidRPr="00FB0179">
        <w:rPr>
          <w:color w:val="222222"/>
          <w:sz w:val="28"/>
          <w:szCs w:val="28"/>
        </w:rPr>
        <w:t>Github có 2 thể loại thế này:</w:t>
      </w:r>
    </w:p>
    <w:p w:rsidR="0034412E" w:rsidRPr="0034412E" w:rsidRDefault="0034412E" w:rsidP="0034412E">
      <w:pPr>
        <w:numPr>
          <w:ilvl w:val="0"/>
          <w:numId w:val="10"/>
        </w:numPr>
        <w:shd w:val="clear" w:color="auto" w:fill="FFFFFF"/>
        <w:spacing w:before="100" w:beforeAutospacing="1" w:after="100" w:afterAutospacing="1" w:line="240" w:lineRule="auto"/>
        <w:ind w:left="375"/>
        <w:rPr>
          <w:rFonts w:eastAsia="Times New Roman"/>
          <w:color w:val="222222"/>
          <w:lang w:val="vi-VN" w:eastAsia="vi-VN"/>
        </w:rPr>
      </w:pPr>
      <w:r w:rsidRPr="0034412E">
        <w:rPr>
          <w:rFonts w:eastAsia="Times New Roman"/>
          <w:color w:val="222222"/>
          <w:lang w:val="vi-VN" w:eastAsia="vi-VN"/>
        </w:rPr>
        <w:t>Tạo một kho lưu code (sau này gọi là repo) cho một project của mình,.</w:t>
      </w:r>
    </w:p>
    <w:p w:rsidR="0034412E" w:rsidRPr="0034412E" w:rsidRDefault="0034412E" w:rsidP="0034412E">
      <w:pPr>
        <w:numPr>
          <w:ilvl w:val="0"/>
          <w:numId w:val="10"/>
        </w:numPr>
        <w:shd w:val="clear" w:color="auto" w:fill="FFFFFF"/>
        <w:spacing w:before="100" w:beforeAutospacing="1" w:after="100" w:afterAutospacing="1" w:line="240" w:lineRule="auto"/>
        <w:ind w:left="375"/>
        <w:rPr>
          <w:rFonts w:eastAsia="Times New Roman"/>
          <w:color w:val="222222"/>
          <w:lang w:val="vi-VN" w:eastAsia="vi-VN"/>
        </w:rPr>
      </w:pPr>
      <w:r w:rsidRPr="0034412E">
        <w:rPr>
          <w:rFonts w:eastAsia="Times New Roman"/>
          <w:color w:val="222222"/>
          <w:lang w:val="vi-VN" w:eastAsia="vi-VN"/>
        </w:rPr>
        <w:t>Tham gia vào một project nào đó.</w:t>
      </w:r>
    </w:p>
    <w:p w:rsidR="0034412E" w:rsidRPr="0034412E" w:rsidRDefault="0034412E" w:rsidP="0034412E">
      <w:pPr>
        <w:shd w:val="clear" w:color="auto" w:fill="FFFFFF"/>
        <w:spacing w:before="100" w:beforeAutospacing="1" w:after="100" w:afterAutospacing="1" w:line="240" w:lineRule="auto"/>
        <w:rPr>
          <w:rFonts w:eastAsia="Times New Roman"/>
          <w:color w:val="222222"/>
          <w:lang w:val="vi-VN" w:eastAsia="vi-VN"/>
        </w:rPr>
      </w:pPr>
      <w:r w:rsidRPr="0034412E">
        <w:rPr>
          <w:rFonts w:eastAsia="Times New Roman"/>
          <w:color w:val="222222"/>
          <w:lang w:val="vi-VN" w:eastAsia="vi-VN"/>
        </w:rPr>
        <w:lastRenderedPageBreak/>
        <w:t>Bây giờ ta sẽ cho tài khoản A tạo 1 cái repo chứa 1 file test.txt chẳng hạn, tài khoản B sẽ tham gia vào project của tài khoản A.</w:t>
      </w:r>
    </w:p>
    <w:p w:rsidR="0034412E" w:rsidRPr="0034412E" w:rsidRDefault="0034412E" w:rsidP="0034412E">
      <w:pPr>
        <w:shd w:val="clear" w:color="auto" w:fill="FFFFFF"/>
        <w:spacing w:before="100" w:beforeAutospacing="1" w:after="100" w:afterAutospacing="1" w:line="240" w:lineRule="auto"/>
        <w:rPr>
          <w:rFonts w:eastAsia="Times New Roman"/>
          <w:color w:val="222222"/>
          <w:lang w:val="vi-VN" w:eastAsia="vi-VN"/>
        </w:rPr>
      </w:pPr>
      <w:r w:rsidRPr="00FB0179">
        <w:rPr>
          <w:rFonts w:eastAsia="Times New Roman"/>
          <w:bCs/>
          <w:color w:val="222222"/>
          <w:lang w:val="vi-VN" w:eastAsia="vi-VN"/>
        </w:rPr>
        <w:t>Tạo repo cho A</w:t>
      </w:r>
    </w:p>
    <w:p w:rsidR="0034412E" w:rsidRPr="00FB0179" w:rsidRDefault="0034412E" w:rsidP="0034412E">
      <w:pPr>
        <w:shd w:val="clear" w:color="auto" w:fill="FFFFFF"/>
        <w:spacing w:before="100" w:beforeAutospacing="1" w:after="100" w:afterAutospacing="1" w:line="240" w:lineRule="auto"/>
        <w:rPr>
          <w:rFonts w:eastAsia="Times New Roman"/>
          <w:color w:val="222222"/>
          <w:lang w:eastAsia="vi-VN"/>
        </w:rPr>
      </w:pPr>
      <w:r w:rsidRPr="0034412E">
        <w:rPr>
          <w:rFonts w:eastAsia="Times New Roman"/>
          <w:color w:val="222222"/>
          <w:lang w:val="vi-VN" w:eastAsia="vi-VN"/>
        </w:rPr>
        <w:t>Trên giao diện web của A ấn nút </w:t>
      </w:r>
      <w:r w:rsidRPr="00FB0179">
        <w:rPr>
          <w:rFonts w:eastAsia="Times New Roman"/>
          <w:color w:val="333333"/>
          <w:shd w:val="clear" w:color="auto" w:fill="F8F8F8"/>
          <w:lang w:val="vi-VN" w:eastAsia="vi-VN"/>
        </w:rPr>
        <w:t>New Repository</w:t>
      </w:r>
      <w:r w:rsidRPr="0034412E">
        <w:rPr>
          <w:rFonts w:eastAsia="Times New Roman"/>
          <w:color w:val="222222"/>
          <w:lang w:val="vi-VN" w:eastAsia="vi-VN"/>
        </w:rPr>
        <w:t> </w:t>
      </w:r>
    </w:p>
    <w:p w:rsidR="0034412E" w:rsidRPr="0034412E" w:rsidRDefault="0034412E" w:rsidP="0034412E">
      <w:pPr>
        <w:shd w:val="clear" w:color="auto" w:fill="FFFFFF"/>
        <w:spacing w:before="100" w:beforeAutospacing="1" w:after="100" w:afterAutospacing="1" w:line="240" w:lineRule="auto"/>
        <w:rPr>
          <w:rFonts w:ascii="Helvetica" w:eastAsia="Times New Roman" w:hAnsi="Helvetica" w:cs="Helvetica"/>
          <w:color w:val="222222"/>
          <w:sz w:val="21"/>
          <w:szCs w:val="21"/>
          <w:lang w:eastAsia="vi-VN"/>
        </w:rPr>
      </w:pPr>
      <w:r>
        <w:rPr>
          <w:noProof/>
          <w:lang w:eastAsia="en-US"/>
        </w:rPr>
        <w:drawing>
          <wp:inline distT="0" distB="0" distL="0" distR="0">
            <wp:extent cx="2952750" cy="809625"/>
            <wp:effectExtent l="0" t="0" r="0" b="9525"/>
            <wp:docPr id="18" name="Picture 18" descr="https://daynhauhoc.s3-ap-southeast-1.amazonaws.com/original/2X/7/73304551e94325b41171405365c41bd5b2418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aynhauhoc.s3-ap-southeast-1.amazonaws.com/original/2X/7/73304551e94325b41171405365c41bd5b241851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2750" cy="809625"/>
                    </a:xfrm>
                    <a:prstGeom prst="rect">
                      <a:avLst/>
                    </a:prstGeom>
                    <a:noFill/>
                    <a:ln>
                      <a:noFill/>
                    </a:ln>
                  </pic:spPr>
                </pic:pic>
              </a:graphicData>
            </a:graphic>
          </wp:inline>
        </w:drawing>
      </w:r>
    </w:p>
    <w:p w:rsidR="0034412E" w:rsidRPr="00FB0179" w:rsidRDefault="0034412E" w:rsidP="0034412E">
      <w:pPr>
        <w:rPr>
          <w:color w:val="222222"/>
          <w:shd w:val="clear" w:color="auto" w:fill="FFFFFF"/>
        </w:rPr>
      </w:pPr>
      <w:r w:rsidRPr="00FB0179">
        <w:rPr>
          <w:color w:val="222222"/>
          <w:shd w:val="clear" w:color="auto" w:fill="FFFFFF"/>
        </w:rPr>
        <w:t>Điền tên repo với description</w:t>
      </w:r>
    </w:p>
    <w:p w:rsidR="0034412E" w:rsidRDefault="0034412E" w:rsidP="0034412E">
      <w:r>
        <w:rPr>
          <w:noProof/>
          <w:lang w:eastAsia="en-US"/>
        </w:rPr>
        <w:drawing>
          <wp:inline distT="0" distB="0" distL="0" distR="0">
            <wp:extent cx="5943600" cy="3910717"/>
            <wp:effectExtent l="0" t="0" r="0" b="0"/>
            <wp:docPr id="19" name="Picture 19" descr="https://daynhauhoc.com/uploads/default/_optimized/723/db8/f2cce259ef_690x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aynhauhoc.com/uploads/default/_optimized/723/db8/f2cce259ef_690x45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910717"/>
                    </a:xfrm>
                    <a:prstGeom prst="rect">
                      <a:avLst/>
                    </a:prstGeom>
                    <a:noFill/>
                    <a:ln>
                      <a:noFill/>
                    </a:ln>
                  </pic:spPr>
                </pic:pic>
              </a:graphicData>
            </a:graphic>
          </wp:inline>
        </w:drawing>
      </w:r>
    </w:p>
    <w:p w:rsidR="0034412E" w:rsidRPr="00FB0179" w:rsidRDefault="0034412E" w:rsidP="0034412E">
      <w:pPr>
        <w:pStyle w:val="NormalWeb"/>
        <w:shd w:val="clear" w:color="auto" w:fill="FFFFFF"/>
        <w:rPr>
          <w:color w:val="222222"/>
          <w:sz w:val="28"/>
          <w:szCs w:val="28"/>
        </w:rPr>
      </w:pPr>
      <w:r w:rsidRPr="00FB0179">
        <w:rPr>
          <w:rStyle w:val="Strong"/>
          <w:color w:val="222222"/>
          <w:sz w:val="28"/>
          <w:szCs w:val="28"/>
        </w:rPr>
        <w:t>Clone về máy</w:t>
      </w:r>
    </w:p>
    <w:p w:rsidR="0034412E" w:rsidRPr="00FB0179" w:rsidRDefault="0034412E" w:rsidP="0034412E">
      <w:pPr>
        <w:pStyle w:val="NormalWeb"/>
        <w:shd w:val="clear" w:color="auto" w:fill="FFFFFF"/>
        <w:rPr>
          <w:color w:val="222222"/>
          <w:sz w:val="28"/>
          <w:szCs w:val="28"/>
        </w:rPr>
      </w:pPr>
      <w:r w:rsidRPr="00FB0179">
        <w:rPr>
          <w:color w:val="222222"/>
          <w:sz w:val="28"/>
          <w:szCs w:val="28"/>
        </w:rPr>
        <w:t>Mở Github for Windows (GFW) để clone repo về máy</w:t>
      </w:r>
    </w:p>
    <w:p w:rsidR="0034412E" w:rsidRDefault="0034412E" w:rsidP="0034412E">
      <w:r>
        <w:rPr>
          <w:noProof/>
          <w:lang w:eastAsia="en-US"/>
        </w:rPr>
        <w:lastRenderedPageBreak/>
        <w:drawing>
          <wp:inline distT="0" distB="0" distL="0" distR="0">
            <wp:extent cx="5600700" cy="2381250"/>
            <wp:effectExtent l="0" t="0" r="0" b="0"/>
            <wp:docPr id="25" name="Picture 25" descr="https://daynhauhoc.s3-ap-southeast-1.amazonaws.com/original/2X/2/23ddf64e676192ab91e603366b9223f719227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aynhauhoc.s3-ap-southeast-1.amazonaws.com/original/2X/2/23ddf64e676192ab91e603366b9223f71922780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0700" cy="2381250"/>
                    </a:xfrm>
                    <a:prstGeom prst="rect">
                      <a:avLst/>
                    </a:prstGeom>
                    <a:noFill/>
                    <a:ln>
                      <a:noFill/>
                    </a:ln>
                  </pic:spPr>
                </pic:pic>
              </a:graphicData>
            </a:graphic>
          </wp:inline>
        </w:drawing>
      </w:r>
    </w:p>
    <w:p w:rsidR="0034412E" w:rsidRPr="0034412E" w:rsidRDefault="0034412E" w:rsidP="0034412E">
      <w:pPr>
        <w:shd w:val="clear" w:color="auto" w:fill="FFFFFF"/>
        <w:spacing w:after="0" w:line="240" w:lineRule="auto"/>
        <w:jc w:val="center"/>
        <w:rPr>
          <w:rFonts w:eastAsia="Times New Roman"/>
          <w:color w:val="222222"/>
          <w:lang w:val="vi-VN" w:eastAsia="vi-VN"/>
        </w:rPr>
      </w:pPr>
      <w:r w:rsidRPr="0034412E">
        <w:rPr>
          <w:rFonts w:eastAsia="Times New Roman"/>
          <w:color w:val="222222"/>
          <w:lang w:val="vi-VN" w:eastAsia="vi-VN"/>
        </w:rPr>
        <w:t>Ấn vào dấu cộng góc trên cùng bên trái, chọn Clone, rồi nó sẽ hiện ra repo mình vừa tạo ở trên, ấn Clone Repository</w:t>
      </w:r>
    </w:p>
    <w:p w:rsidR="0034412E" w:rsidRPr="00FB0179" w:rsidRDefault="0034412E" w:rsidP="0034412E">
      <w:pPr>
        <w:shd w:val="clear" w:color="auto" w:fill="FFFFFF"/>
        <w:spacing w:before="100" w:beforeAutospacing="1" w:after="100" w:afterAutospacing="1" w:line="240" w:lineRule="auto"/>
        <w:rPr>
          <w:rFonts w:eastAsia="Times New Roman"/>
          <w:bCs/>
          <w:color w:val="222222"/>
          <w:lang w:eastAsia="vi-VN"/>
        </w:rPr>
      </w:pPr>
      <w:r w:rsidRPr="00FB0179">
        <w:rPr>
          <w:rFonts w:eastAsia="Times New Roman"/>
          <w:bCs/>
          <w:color w:val="222222"/>
          <w:lang w:val="vi-VN" w:eastAsia="vi-VN"/>
        </w:rPr>
        <w:t xml:space="preserve">Thực hiện commit đầu tiên </w:t>
      </w:r>
    </w:p>
    <w:p w:rsidR="0034412E" w:rsidRPr="00FB0179" w:rsidRDefault="0034412E" w:rsidP="0034412E">
      <w:pPr>
        <w:shd w:val="clear" w:color="auto" w:fill="FFFFFF"/>
        <w:spacing w:before="100" w:beforeAutospacing="1" w:after="100" w:afterAutospacing="1" w:line="240" w:lineRule="auto"/>
        <w:rPr>
          <w:color w:val="222222"/>
          <w:shd w:val="clear" w:color="auto" w:fill="FFFFFF"/>
        </w:rPr>
      </w:pPr>
      <w:r w:rsidRPr="00FB0179">
        <w:rPr>
          <w:color w:val="222222"/>
          <w:shd w:val="clear" w:color="auto" w:fill="FFFFFF"/>
        </w:rPr>
        <w:t xml:space="preserve">Clone xong thì trên máy có một folder mang tên repo </w:t>
      </w:r>
      <w:r w:rsidRPr="00FB0179">
        <w:rPr>
          <w:rStyle w:val="HTMLCode"/>
          <w:rFonts w:ascii="Times New Roman" w:eastAsiaTheme="majorEastAsia" w:hAnsi="Times New Roman" w:cs="Times New Roman"/>
          <w:color w:val="333333"/>
          <w:sz w:val="28"/>
          <w:szCs w:val="28"/>
          <w:shd w:val="clear" w:color="auto" w:fill="F8F8F8"/>
        </w:rPr>
        <w:t>test.txt</w:t>
      </w:r>
      <w:r w:rsidRPr="00FB0179">
        <w:rPr>
          <w:color w:val="222222"/>
          <w:shd w:val="clear" w:color="auto" w:fill="FFFFFF"/>
        </w:rPr>
        <w:t> </w:t>
      </w:r>
    </w:p>
    <w:p w:rsidR="0034412E" w:rsidRPr="00FB0179" w:rsidRDefault="0034412E" w:rsidP="0034412E">
      <w:pPr>
        <w:shd w:val="clear" w:color="auto" w:fill="FFFFFF"/>
        <w:spacing w:before="100" w:beforeAutospacing="1" w:after="100" w:afterAutospacing="1" w:line="240" w:lineRule="auto"/>
        <w:rPr>
          <w:color w:val="222222"/>
          <w:shd w:val="clear" w:color="auto" w:fill="FFFFFF"/>
        </w:rPr>
      </w:pPr>
      <w:r w:rsidRPr="00FB0179">
        <w:rPr>
          <w:color w:val="222222"/>
          <w:shd w:val="clear" w:color="auto" w:fill="FFFFFF"/>
        </w:rPr>
        <w:t>Vậy là thay đổi của bạn giờ được lưu vào lịch sử thay đổi trên máy của bạn, sau đó ta sẽ cho lên repo trên github </w:t>
      </w:r>
    </w:p>
    <w:p w:rsidR="0034412E" w:rsidRDefault="0034412E" w:rsidP="0034412E">
      <w:pPr>
        <w:shd w:val="clear" w:color="auto" w:fill="FFFFFF"/>
        <w:spacing w:before="100" w:beforeAutospacing="1" w:after="100" w:afterAutospacing="1" w:line="240" w:lineRule="auto"/>
        <w:rPr>
          <w:rFonts w:ascii="Helvetica" w:eastAsia="Times New Roman" w:hAnsi="Helvetica" w:cs="Helvetica"/>
          <w:color w:val="222222"/>
          <w:sz w:val="21"/>
          <w:szCs w:val="21"/>
          <w:lang w:eastAsia="vi-VN"/>
        </w:rPr>
      </w:pPr>
      <w:r>
        <w:rPr>
          <w:noProof/>
          <w:lang w:eastAsia="en-US"/>
        </w:rPr>
        <w:drawing>
          <wp:inline distT="0" distB="0" distL="0" distR="0">
            <wp:extent cx="1771650" cy="1295400"/>
            <wp:effectExtent l="0" t="0" r="0" b="0"/>
            <wp:docPr id="26" name="Picture 26" descr="https://daynhauhoc.s3-ap-southeast-1.amazonaws.com/original/2X/d/d04bb3826778eafe3592fd27bfcb1020cc0ab1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aynhauhoc.s3-ap-southeast-1.amazonaws.com/original/2X/d/d04bb3826778eafe3592fd27bfcb1020cc0ab13f.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71650" cy="1295400"/>
                    </a:xfrm>
                    <a:prstGeom prst="rect">
                      <a:avLst/>
                    </a:prstGeom>
                    <a:noFill/>
                    <a:ln>
                      <a:noFill/>
                    </a:ln>
                  </pic:spPr>
                </pic:pic>
              </a:graphicData>
            </a:graphic>
          </wp:inline>
        </w:drawing>
      </w:r>
    </w:p>
    <w:p w:rsidR="0034412E" w:rsidRPr="00FB0179" w:rsidRDefault="0034412E" w:rsidP="0034412E">
      <w:pPr>
        <w:pStyle w:val="NormalWeb"/>
        <w:shd w:val="clear" w:color="auto" w:fill="FFFFFF"/>
        <w:rPr>
          <w:color w:val="222222"/>
          <w:sz w:val="28"/>
          <w:szCs w:val="28"/>
        </w:rPr>
      </w:pPr>
      <w:r w:rsidRPr="00FB0179">
        <w:rPr>
          <w:rStyle w:val="Strong"/>
          <w:b w:val="0"/>
          <w:color w:val="222222"/>
          <w:sz w:val="28"/>
          <w:szCs w:val="28"/>
        </w:rPr>
        <w:t>Fork về tài khoản B</w:t>
      </w:r>
    </w:p>
    <w:p w:rsidR="0034412E" w:rsidRPr="00FB0179" w:rsidRDefault="0034412E" w:rsidP="0034412E">
      <w:pPr>
        <w:pStyle w:val="NormalWeb"/>
        <w:shd w:val="clear" w:color="auto" w:fill="FFFFFF"/>
        <w:rPr>
          <w:rStyle w:val="HTMLCode"/>
          <w:rFonts w:ascii="Times New Roman" w:hAnsi="Times New Roman" w:cs="Times New Roman"/>
          <w:color w:val="333333"/>
          <w:sz w:val="28"/>
          <w:szCs w:val="28"/>
          <w:shd w:val="clear" w:color="auto" w:fill="F8F8F8"/>
          <w:lang w:val="en-US"/>
        </w:rPr>
      </w:pPr>
      <w:r w:rsidRPr="00FB0179">
        <w:rPr>
          <w:color w:val="222222"/>
          <w:sz w:val="28"/>
          <w:szCs w:val="28"/>
        </w:rPr>
        <w:t>Bây giờ đến lượt B, B sẽ lấy repo của A về tài khoản của mình (hành động này gọi là </w:t>
      </w:r>
      <w:r w:rsidRPr="00FB0179">
        <w:rPr>
          <w:rStyle w:val="HTMLCode"/>
          <w:rFonts w:ascii="Times New Roman" w:hAnsi="Times New Roman" w:cs="Times New Roman"/>
          <w:color w:val="333333"/>
          <w:sz w:val="28"/>
          <w:szCs w:val="28"/>
          <w:shd w:val="clear" w:color="auto" w:fill="F8F8F8"/>
        </w:rPr>
        <w:t>Fork</w:t>
      </w:r>
      <w:r w:rsidRPr="00FB0179">
        <w:rPr>
          <w:color w:val="222222"/>
          <w:sz w:val="28"/>
          <w:szCs w:val="28"/>
        </w:rPr>
        <w:t>)</w:t>
      </w:r>
      <w:r w:rsidRPr="00FB0179">
        <w:rPr>
          <w:color w:val="222222"/>
          <w:sz w:val="28"/>
          <w:szCs w:val="28"/>
        </w:rPr>
        <w:br/>
        <w:t>Từ giao diện web của B tìm đến repo của A rồi ấn nút </w:t>
      </w:r>
      <w:r w:rsidRPr="00FB0179">
        <w:rPr>
          <w:rStyle w:val="HTMLCode"/>
          <w:rFonts w:ascii="Times New Roman" w:hAnsi="Times New Roman" w:cs="Times New Roman"/>
          <w:color w:val="333333"/>
          <w:sz w:val="28"/>
          <w:szCs w:val="28"/>
          <w:shd w:val="clear" w:color="auto" w:fill="F8F8F8"/>
        </w:rPr>
        <w:t>Fork</w:t>
      </w:r>
    </w:p>
    <w:p w:rsidR="0034412E" w:rsidRDefault="0034412E" w:rsidP="0034412E">
      <w:pPr>
        <w:pStyle w:val="NormalWeb"/>
        <w:shd w:val="clear" w:color="auto" w:fill="FFFFFF"/>
        <w:rPr>
          <w:rFonts w:ascii="Helvetica" w:hAnsi="Helvetica" w:cs="Helvetica"/>
          <w:color w:val="222222"/>
          <w:sz w:val="21"/>
          <w:szCs w:val="21"/>
          <w:lang w:val="en-US"/>
        </w:rPr>
      </w:pPr>
      <w:r>
        <w:rPr>
          <w:noProof/>
          <w:lang w:val="en-US" w:eastAsia="en-US"/>
        </w:rPr>
        <w:lastRenderedPageBreak/>
        <w:drawing>
          <wp:inline distT="0" distB="0" distL="0" distR="0">
            <wp:extent cx="4114800" cy="1200150"/>
            <wp:effectExtent l="0" t="0" r="0" b="0"/>
            <wp:docPr id="27" name="Picture 27" descr="https://daynhauhoc.s3-ap-southeast-1.amazonaws.com/original/2X/8/86c93e5b701d828b87584d7473122bcc217a1d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aynhauhoc.s3-ap-southeast-1.amazonaws.com/original/2X/8/86c93e5b701d828b87584d7473122bcc217a1d9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4800" cy="1200150"/>
                    </a:xfrm>
                    <a:prstGeom prst="rect">
                      <a:avLst/>
                    </a:prstGeom>
                    <a:noFill/>
                    <a:ln>
                      <a:noFill/>
                    </a:ln>
                  </pic:spPr>
                </pic:pic>
              </a:graphicData>
            </a:graphic>
          </wp:inline>
        </w:drawing>
      </w:r>
    </w:p>
    <w:p w:rsidR="0034412E" w:rsidRPr="00FB0179" w:rsidRDefault="0034412E" w:rsidP="0034412E">
      <w:pPr>
        <w:pStyle w:val="NormalWeb"/>
        <w:shd w:val="clear" w:color="auto" w:fill="FFFFFF"/>
        <w:rPr>
          <w:rStyle w:val="Strong"/>
          <w:rFonts w:eastAsiaTheme="majorEastAsia"/>
          <w:b w:val="0"/>
          <w:color w:val="222222"/>
          <w:sz w:val="28"/>
          <w:szCs w:val="28"/>
          <w:shd w:val="clear" w:color="auto" w:fill="FFFFFF"/>
          <w:lang w:val="en-US"/>
        </w:rPr>
      </w:pPr>
      <w:r w:rsidRPr="00FB0179">
        <w:rPr>
          <w:rStyle w:val="Strong"/>
          <w:rFonts w:eastAsiaTheme="majorEastAsia"/>
          <w:b w:val="0"/>
          <w:color w:val="222222"/>
          <w:sz w:val="28"/>
          <w:szCs w:val="28"/>
          <w:shd w:val="clear" w:color="auto" w:fill="FFFFFF"/>
        </w:rPr>
        <w:t>Chỉnh sửa test.txt và Pull request (sau này gọi là PR) từ B tới A</w:t>
      </w:r>
    </w:p>
    <w:p w:rsidR="0034412E" w:rsidRPr="00FB0179" w:rsidRDefault="0034412E" w:rsidP="0034412E">
      <w:pPr>
        <w:pStyle w:val="NormalWeb"/>
        <w:shd w:val="clear" w:color="auto" w:fill="FFFFFF"/>
        <w:rPr>
          <w:color w:val="222222"/>
          <w:sz w:val="28"/>
          <w:szCs w:val="28"/>
          <w:shd w:val="clear" w:color="auto" w:fill="FFFFFF"/>
          <w:lang w:val="en-US"/>
        </w:rPr>
      </w:pPr>
      <w:r w:rsidRPr="00FB0179">
        <w:rPr>
          <w:color w:val="222222"/>
          <w:sz w:val="28"/>
          <w:szCs w:val="28"/>
          <w:shd w:val="clear" w:color="auto" w:fill="FFFFFF"/>
        </w:rPr>
        <w:t>B sẽ chỉnh sửa file test.txt, (chỉnh sửa trực tiếp trên giao diện web của B), khi đó file test.txt giữa A và B đã có sự khác nhau và ta có thể gửi PR từ B tới A , PR nghĩa là B nói với A:"B đã sửa file test.txt, yêu cầu A hợp nhất vào repo của A", nếu như A đồng ý với yêu cầu đó,thì file test.txt trên repo của A sẽ thay đổi theo file trên repo của B</w:t>
      </w:r>
    </w:p>
    <w:p w:rsidR="00FB0179" w:rsidRDefault="00FB0179" w:rsidP="0034412E">
      <w:pPr>
        <w:pStyle w:val="NormalWeb"/>
        <w:shd w:val="clear" w:color="auto" w:fill="FFFFFF"/>
        <w:rPr>
          <w:rFonts w:ascii="Helvetica" w:hAnsi="Helvetica" w:cs="Helvetica"/>
          <w:color w:val="222222"/>
          <w:sz w:val="21"/>
          <w:szCs w:val="21"/>
          <w:lang w:val="en-US"/>
        </w:rPr>
      </w:pPr>
      <w:r>
        <w:rPr>
          <w:noProof/>
          <w:lang w:val="en-US" w:eastAsia="en-US"/>
        </w:rPr>
        <w:drawing>
          <wp:inline distT="0" distB="0" distL="0" distR="0">
            <wp:extent cx="5943600" cy="1343770"/>
            <wp:effectExtent l="0" t="0" r="0" b="8890"/>
            <wp:docPr id="28" name="Picture 28" descr="https://daynhauhoc.com/uploads/default/_optimized/bf9/f8c/34e36c9bc0_690x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aynhauhoc.com/uploads/default/_optimized/bf9/f8c/34e36c9bc0_690x15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343770"/>
                    </a:xfrm>
                    <a:prstGeom prst="rect">
                      <a:avLst/>
                    </a:prstGeom>
                    <a:noFill/>
                    <a:ln>
                      <a:noFill/>
                    </a:ln>
                  </pic:spPr>
                </pic:pic>
              </a:graphicData>
            </a:graphic>
          </wp:inline>
        </w:drawing>
      </w:r>
    </w:p>
    <w:p w:rsidR="00FB0179" w:rsidRPr="00FB0179" w:rsidRDefault="00FB0179" w:rsidP="0034412E">
      <w:pPr>
        <w:pStyle w:val="NormalWeb"/>
        <w:shd w:val="clear" w:color="auto" w:fill="FFFFFF"/>
        <w:rPr>
          <w:color w:val="222222"/>
          <w:sz w:val="28"/>
          <w:szCs w:val="28"/>
          <w:shd w:val="clear" w:color="auto" w:fill="FFFFFF"/>
          <w:lang w:val="en-US"/>
        </w:rPr>
      </w:pPr>
      <w:r w:rsidRPr="00FB0179">
        <w:rPr>
          <w:color w:val="222222"/>
          <w:sz w:val="28"/>
          <w:szCs w:val="28"/>
          <w:shd w:val="clear" w:color="auto" w:fill="FFFFFF"/>
        </w:rPr>
        <w:t>Bắt đầu chỉnh sửa file test.txt trên repo B</w:t>
      </w:r>
    </w:p>
    <w:p w:rsidR="00FB0179" w:rsidRDefault="00FB0179" w:rsidP="0034412E">
      <w:pPr>
        <w:pStyle w:val="NormalWeb"/>
        <w:shd w:val="clear" w:color="auto" w:fill="FFFFFF"/>
        <w:rPr>
          <w:rFonts w:ascii="Helvetica" w:hAnsi="Helvetica" w:cs="Helvetica"/>
          <w:color w:val="222222"/>
          <w:sz w:val="21"/>
          <w:szCs w:val="21"/>
          <w:lang w:val="en-US"/>
        </w:rPr>
      </w:pPr>
      <w:r>
        <w:rPr>
          <w:noProof/>
          <w:lang w:val="en-US" w:eastAsia="en-US"/>
        </w:rPr>
        <w:drawing>
          <wp:inline distT="0" distB="0" distL="0" distR="0">
            <wp:extent cx="4000500" cy="1962150"/>
            <wp:effectExtent l="0" t="0" r="0" b="0"/>
            <wp:docPr id="29" name="Picture 29" descr="https://daynhauhoc.s3-ap-southeast-1.amazonaws.com/original/2X/d/d2fd31d7d9a9e84d559990e10dec2d4006f5b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aynhauhoc.s3-ap-southeast-1.amazonaws.com/original/2X/d/d2fd31d7d9a9e84d559990e10dec2d4006f5bd1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00500" cy="1962150"/>
                    </a:xfrm>
                    <a:prstGeom prst="rect">
                      <a:avLst/>
                    </a:prstGeom>
                    <a:noFill/>
                    <a:ln>
                      <a:noFill/>
                    </a:ln>
                  </pic:spPr>
                </pic:pic>
              </a:graphicData>
            </a:graphic>
          </wp:inline>
        </w:drawing>
      </w:r>
    </w:p>
    <w:p w:rsidR="00FB0179" w:rsidRPr="00FB0179" w:rsidRDefault="00FB0179" w:rsidP="0034412E">
      <w:pPr>
        <w:pStyle w:val="NormalWeb"/>
        <w:shd w:val="clear" w:color="auto" w:fill="FFFFFF"/>
        <w:rPr>
          <w:color w:val="222222"/>
          <w:sz w:val="28"/>
          <w:szCs w:val="28"/>
          <w:lang w:val="en-US"/>
        </w:rPr>
      </w:pPr>
      <w:r w:rsidRPr="00FB0179">
        <w:rPr>
          <w:noProof/>
          <w:sz w:val="28"/>
          <w:szCs w:val="28"/>
          <w:lang w:val="en-US" w:eastAsia="en-US"/>
        </w:rPr>
        <w:lastRenderedPageBreak/>
        <w:drawing>
          <wp:inline distT="0" distB="0" distL="0" distR="0" wp14:anchorId="737CEF4F" wp14:editId="1AF5ABED">
            <wp:extent cx="5943600" cy="2282687"/>
            <wp:effectExtent l="0" t="0" r="0" b="3810"/>
            <wp:docPr id="30" name="Picture 30" descr="https://daynhauhoc.com/uploads/default/_optimized/2c0/a1c/f4595610ba_690x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aynhauhoc.com/uploads/default/_optimized/2c0/a1c/f4595610ba_690x26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282687"/>
                    </a:xfrm>
                    <a:prstGeom prst="rect">
                      <a:avLst/>
                    </a:prstGeom>
                    <a:noFill/>
                    <a:ln>
                      <a:noFill/>
                    </a:ln>
                  </pic:spPr>
                </pic:pic>
              </a:graphicData>
            </a:graphic>
          </wp:inline>
        </w:drawing>
      </w:r>
    </w:p>
    <w:p w:rsidR="00FB0179" w:rsidRPr="00FB0179" w:rsidRDefault="00FB0179" w:rsidP="0034412E">
      <w:pPr>
        <w:pStyle w:val="NormalWeb"/>
        <w:shd w:val="clear" w:color="auto" w:fill="FFFFFF"/>
        <w:rPr>
          <w:color w:val="222222"/>
          <w:sz w:val="28"/>
          <w:szCs w:val="28"/>
          <w:shd w:val="clear" w:color="auto" w:fill="FFFFFF"/>
          <w:lang w:val="en-US"/>
        </w:rPr>
      </w:pPr>
      <w:r w:rsidRPr="00FB0179">
        <w:rPr>
          <w:color w:val="222222"/>
          <w:sz w:val="28"/>
          <w:szCs w:val="28"/>
          <w:shd w:val="clear" w:color="auto" w:fill="FFFFFF"/>
        </w:rPr>
        <w:t>Và đây là quá trình gửi PR</w:t>
      </w:r>
    </w:p>
    <w:p w:rsidR="00FB0179" w:rsidRDefault="00FB0179" w:rsidP="0034412E">
      <w:pPr>
        <w:pStyle w:val="NormalWeb"/>
        <w:shd w:val="clear" w:color="auto" w:fill="FFFFFF"/>
        <w:rPr>
          <w:rFonts w:ascii="Helvetica" w:hAnsi="Helvetica" w:cs="Helvetica"/>
          <w:color w:val="222222"/>
          <w:sz w:val="21"/>
          <w:szCs w:val="21"/>
          <w:lang w:val="en-US"/>
        </w:rPr>
      </w:pPr>
      <w:r>
        <w:rPr>
          <w:noProof/>
          <w:lang w:val="en-US" w:eastAsia="en-US"/>
        </w:rPr>
        <w:drawing>
          <wp:inline distT="0" distB="0" distL="0" distR="0">
            <wp:extent cx="1847850" cy="3257550"/>
            <wp:effectExtent l="0" t="0" r="0" b="0"/>
            <wp:docPr id="31" name="Picture 31" descr="https://daynhauhoc.s3-ap-southeast-1.amazonaws.com/original/2X/b/b0bce6a924f66b40c84952865f7748e5e063e8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aynhauhoc.s3-ap-southeast-1.amazonaws.com/original/2X/b/b0bce6a924f66b40c84952865f7748e5e063e8c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47850" cy="3257550"/>
                    </a:xfrm>
                    <a:prstGeom prst="rect">
                      <a:avLst/>
                    </a:prstGeom>
                    <a:noFill/>
                    <a:ln>
                      <a:noFill/>
                    </a:ln>
                  </pic:spPr>
                </pic:pic>
              </a:graphicData>
            </a:graphic>
          </wp:inline>
        </w:drawing>
      </w:r>
    </w:p>
    <w:p w:rsidR="00FB0179" w:rsidRDefault="00FB0179" w:rsidP="0034412E">
      <w:pPr>
        <w:pStyle w:val="NormalWeb"/>
        <w:shd w:val="clear" w:color="auto" w:fill="FFFFFF"/>
        <w:rPr>
          <w:rFonts w:ascii="Helvetica" w:hAnsi="Helvetica" w:cs="Helvetica"/>
          <w:color w:val="222222"/>
          <w:sz w:val="21"/>
          <w:szCs w:val="21"/>
          <w:lang w:val="en-US"/>
        </w:rPr>
      </w:pPr>
      <w:r>
        <w:rPr>
          <w:noProof/>
          <w:lang w:val="en-US" w:eastAsia="en-US"/>
        </w:rPr>
        <w:lastRenderedPageBreak/>
        <w:drawing>
          <wp:inline distT="0" distB="0" distL="0" distR="0">
            <wp:extent cx="4762500" cy="3181350"/>
            <wp:effectExtent l="0" t="0" r="0" b="0"/>
            <wp:docPr id="32" name="Picture 32" descr="https://daynhauhoc.s3-ap-southeast-1.amazonaws.com/original/2X/3/310b2d9ae90a0afbdda4faee1e918cc07bddbe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aynhauhoc.s3-ap-southeast-1.amazonaws.com/original/2X/3/310b2d9ae90a0afbdda4faee1e918cc07bddbe6b.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2500" cy="3181350"/>
                    </a:xfrm>
                    <a:prstGeom prst="rect">
                      <a:avLst/>
                    </a:prstGeom>
                    <a:noFill/>
                    <a:ln>
                      <a:noFill/>
                    </a:ln>
                  </pic:spPr>
                </pic:pic>
              </a:graphicData>
            </a:graphic>
          </wp:inline>
        </w:drawing>
      </w:r>
    </w:p>
    <w:p w:rsidR="00FB0179" w:rsidRDefault="00FB0179" w:rsidP="0034412E">
      <w:pPr>
        <w:pStyle w:val="NormalWeb"/>
        <w:shd w:val="clear" w:color="auto" w:fill="FFFFFF"/>
        <w:rPr>
          <w:rFonts w:ascii="Helvetica" w:hAnsi="Helvetica" w:cs="Helvetica"/>
          <w:color w:val="222222"/>
          <w:sz w:val="21"/>
          <w:szCs w:val="21"/>
          <w:lang w:val="en-US"/>
        </w:rPr>
      </w:pPr>
      <w:r>
        <w:rPr>
          <w:noProof/>
          <w:lang w:val="en-US" w:eastAsia="en-US"/>
        </w:rPr>
        <w:drawing>
          <wp:inline distT="0" distB="0" distL="0" distR="0">
            <wp:extent cx="5943600" cy="1481593"/>
            <wp:effectExtent l="0" t="0" r="0" b="4445"/>
            <wp:docPr id="33" name="Picture 33" descr="https://daynhauhoc.com/uploads/default/_optimized/917/bf7/993ac520ad_690x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aynhauhoc.com/uploads/default/_optimized/917/bf7/993ac520ad_690x17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481593"/>
                    </a:xfrm>
                    <a:prstGeom prst="rect">
                      <a:avLst/>
                    </a:prstGeom>
                    <a:noFill/>
                    <a:ln>
                      <a:noFill/>
                    </a:ln>
                  </pic:spPr>
                </pic:pic>
              </a:graphicData>
            </a:graphic>
          </wp:inline>
        </w:drawing>
      </w:r>
    </w:p>
    <w:p w:rsidR="00FB0179" w:rsidRDefault="00FB0179" w:rsidP="0034412E">
      <w:pPr>
        <w:pStyle w:val="NormalWeb"/>
        <w:shd w:val="clear" w:color="auto" w:fill="FFFFFF"/>
        <w:rPr>
          <w:rFonts w:ascii="Helvetica" w:hAnsi="Helvetica" w:cs="Helvetica"/>
          <w:color w:val="222222"/>
          <w:sz w:val="21"/>
          <w:szCs w:val="21"/>
          <w:lang w:val="en-US"/>
        </w:rPr>
      </w:pPr>
      <w:r>
        <w:rPr>
          <w:noProof/>
          <w:lang w:val="en-US" w:eastAsia="en-US"/>
        </w:rPr>
        <w:lastRenderedPageBreak/>
        <w:drawing>
          <wp:inline distT="0" distB="0" distL="0" distR="0">
            <wp:extent cx="4419600" cy="4114800"/>
            <wp:effectExtent l="0" t="0" r="0" b="0"/>
            <wp:docPr id="35" name="Picture 35" descr="https://daynhauhoc.s3-ap-southeast-1.amazonaws.com/original/2X/d/d76e576ed689458f60de527daa4eaeb06ff57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aynhauhoc.s3-ap-southeast-1.amazonaws.com/original/2X/d/d76e576ed689458f60de527daa4eaeb06ff57e2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19600" cy="4114800"/>
                    </a:xfrm>
                    <a:prstGeom prst="rect">
                      <a:avLst/>
                    </a:prstGeom>
                    <a:noFill/>
                    <a:ln>
                      <a:noFill/>
                    </a:ln>
                  </pic:spPr>
                </pic:pic>
              </a:graphicData>
            </a:graphic>
          </wp:inline>
        </w:drawing>
      </w:r>
    </w:p>
    <w:p w:rsidR="00FB0179" w:rsidRDefault="00FB0179" w:rsidP="0034412E">
      <w:pPr>
        <w:pStyle w:val="NormalWeb"/>
        <w:shd w:val="clear" w:color="auto" w:fill="FFFFFF"/>
        <w:rPr>
          <w:rFonts w:ascii="Helvetica" w:hAnsi="Helvetica" w:cs="Helvetica"/>
          <w:color w:val="222222"/>
          <w:sz w:val="21"/>
          <w:szCs w:val="21"/>
          <w:lang w:val="en-US"/>
        </w:rPr>
      </w:pPr>
      <w:r>
        <w:rPr>
          <w:noProof/>
          <w:lang w:val="en-US" w:eastAsia="en-US"/>
        </w:rPr>
        <w:drawing>
          <wp:inline distT="0" distB="0" distL="0" distR="0">
            <wp:extent cx="5943600" cy="1808143"/>
            <wp:effectExtent l="0" t="0" r="0" b="1905"/>
            <wp:docPr id="36" name="Picture 36" descr="https://daynhauhoc.s3-ap-southeast-1.amazonaws.com/original/2X/4/40ce6dd46ac3c13a612301965572491d45967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aynhauhoc.s3-ap-southeast-1.amazonaws.com/original/2X/4/40ce6dd46ac3c13a612301965572491d4596753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808143"/>
                    </a:xfrm>
                    <a:prstGeom prst="rect">
                      <a:avLst/>
                    </a:prstGeom>
                    <a:noFill/>
                    <a:ln>
                      <a:noFill/>
                    </a:ln>
                  </pic:spPr>
                </pic:pic>
              </a:graphicData>
            </a:graphic>
          </wp:inline>
        </w:drawing>
      </w:r>
    </w:p>
    <w:p w:rsidR="00FB0179" w:rsidRPr="00FB0179" w:rsidRDefault="00FB0179" w:rsidP="0034412E">
      <w:pPr>
        <w:pStyle w:val="NormalWeb"/>
        <w:shd w:val="clear" w:color="auto" w:fill="FFFFFF"/>
        <w:rPr>
          <w:color w:val="222222"/>
          <w:sz w:val="28"/>
          <w:szCs w:val="28"/>
          <w:lang w:val="en-US"/>
        </w:rPr>
      </w:pPr>
      <w:r w:rsidRPr="00FB0179">
        <w:rPr>
          <w:noProof/>
          <w:sz w:val="28"/>
          <w:szCs w:val="28"/>
          <w:lang w:val="en-US" w:eastAsia="en-US"/>
        </w:rPr>
        <w:drawing>
          <wp:inline distT="0" distB="0" distL="0" distR="0" wp14:anchorId="377F181B" wp14:editId="21CC8DFD">
            <wp:extent cx="5943600" cy="1421296"/>
            <wp:effectExtent l="0" t="0" r="0" b="7620"/>
            <wp:docPr id="37" name="Picture 37" descr="https://daynhauhoc.com/uploads/default/_optimized/7b9/69a/a652bf100d_690x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daynhauhoc.com/uploads/default/_optimized/7b9/69a/a652bf100d_690x16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421296"/>
                    </a:xfrm>
                    <a:prstGeom prst="rect">
                      <a:avLst/>
                    </a:prstGeom>
                    <a:noFill/>
                    <a:ln>
                      <a:noFill/>
                    </a:ln>
                  </pic:spPr>
                </pic:pic>
              </a:graphicData>
            </a:graphic>
          </wp:inline>
        </w:drawing>
      </w:r>
    </w:p>
    <w:p w:rsidR="00FB0179" w:rsidRPr="00FB0179" w:rsidRDefault="00FB0179" w:rsidP="0034412E">
      <w:pPr>
        <w:pStyle w:val="NormalWeb"/>
        <w:shd w:val="clear" w:color="auto" w:fill="FFFFFF"/>
        <w:rPr>
          <w:color w:val="222222"/>
          <w:sz w:val="28"/>
          <w:szCs w:val="28"/>
          <w:lang w:val="en-US"/>
        </w:rPr>
      </w:pPr>
      <w:r w:rsidRPr="00FB0179">
        <w:rPr>
          <w:color w:val="222222"/>
          <w:sz w:val="28"/>
          <w:szCs w:val="28"/>
          <w:shd w:val="clear" w:color="auto" w:fill="FFFFFF"/>
        </w:rPr>
        <w:lastRenderedPageBreak/>
        <w:t>thay đổi của B đối với file test.txt đã được chấp thuận và được hợp nhất vào file test.txt của A</w:t>
      </w:r>
    </w:p>
    <w:p w:rsidR="00FB0179" w:rsidRPr="00FB0179" w:rsidRDefault="00FB0179" w:rsidP="0034412E">
      <w:pPr>
        <w:pStyle w:val="NormalWeb"/>
        <w:shd w:val="clear" w:color="auto" w:fill="FFFFFF"/>
        <w:rPr>
          <w:rFonts w:ascii="Helvetica" w:hAnsi="Helvetica" w:cs="Helvetica"/>
          <w:color w:val="222222"/>
          <w:sz w:val="21"/>
          <w:szCs w:val="21"/>
          <w:lang w:val="en-US"/>
        </w:rPr>
      </w:pPr>
      <w:r>
        <w:rPr>
          <w:noProof/>
          <w:lang w:val="en-US" w:eastAsia="en-US"/>
        </w:rPr>
        <w:drawing>
          <wp:inline distT="0" distB="0" distL="0" distR="0">
            <wp:extent cx="4419600" cy="4114800"/>
            <wp:effectExtent l="0" t="0" r="0" b="0"/>
            <wp:docPr id="34" name="Picture 34" descr="https://daynhauhoc.s3-ap-southeast-1.amazonaws.com/original/2X/d/d76e576ed689458f60de527daa4eaeb06ff57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aynhauhoc.s3-ap-southeast-1.amazonaws.com/original/2X/d/d76e576ed689458f60de527daa4eaeb06ff57e2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19600" cy="4114800"/>
                    </a:xfrm>
                    <a:prstGeom prst="rect">
                      <a:avLst/>
                    </a:prstGeom>
                    <a:noFill/>
                    <a:ln>
                      <a:noFill/>
                    </a:ln>
                  </pic:spPr>
                </pic:pic>
              </a:graphicData>
            </a:graphic>
          </wp:inline>
        </w:drawing>
      </w:r>
    </w:p>
    <w:p w:rsidR="0034412E" w:rsidRPr="0034412E" w:rsidRDefault="0034412E" w:rsidP="0034412E">
      <w:pPr>
        <w:shd w:val="clear" w:color="auto" w:fill="FFFFFF"/>
        <w:spacing w:before="100" w:beforeAutospacing="1" w:after="100" w:afterAutospacing="1" w:line="240" w:lineRule="auto"/>
        <w:rPr>
          <w:rFonts w:ascii="Helvetica" w:eastAsia="Times New Roman" w:hAnsi="Helvetica" w:cs="Helvetica"/>
          <w:color w:val="222222"/>
          <w:sz w:val="21"/>
          <w:szCs w:val="21"/>
          <w:lang w:val="vi-VN" w:eastAsia="vi-VN"/>
        </w:rPr>
      </w:pPr>
    </w:p>
    <w:p w:rsidR="0034412E" w:rsidRPr="0034412E" w:rsidRDefault="0034412E" w:rsidP="0034412E">
      <w:pPr>
        <w:rPr>
          <w:lang w:val="vi-VN"/>
        </w:rPr>
      </w:pPr>
    </w:p>
    <w:sectPr w:rsidR="0034412E" w:rsidRPr="003441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E6D9B"/>
    <w:multiLevelType w:val="hybridMultilevel"/>
    <w:tmpl w:val="754675FA"/>
    <w:lvl w:ilvl="0" w:tplc="CED0839C">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184E30B6"/>
    <w:multiLevelType w:val="multilevel"/>
    <w:tmpl w:val="F3F471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6E2833"/>
    <w:multiLevelType w:val="hybridMultilevel"/>
    <w:tmpl w:val="E41EEE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2A04B4"/>
    <w:multiLevelType w:val="hybridMultilevel"/>
    <w:tmpl w:val="E31C5AA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3052678A"/>
    <w:multiLevelType w:val="multilevel"/>
    <w:tmpl w:val="B74A2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D71BE5"/>
    <w:multiLevelType w:val="hybridMultilevel"/>
    <w:tmpl w:val="E41EEE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BE0CC9"/>
    <w:multiLevelType w:val="hybridMultilevel"/>
    <w:tmpl w:val="B422026E"/>
    <w:lvl w:ilvl="0" w:tplc="CED0839C">
      <w:numFmt w:val="bullet"/>
      <w:lvlText w:val="-"/>
      <w:lvlJc w:val="left"/>
      <w:pPr>
        <w:ind w:left="2160" w:hanging="360"/>
      </w:pPr>
      <w:rPr>
        <w:rFonts w:ascii="Calibri" w:eastAsiaTheme="minorHAnsi" w:hAnsi="Calibri" w:cs="Calibri"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7" w15:restartNumberingAfterBreak="0">
    <w:nsid w:val="44897F1F"/>
    <w:multiLevelType w:val="hybridMultilevel"/>
    <w:tmpl w:val="796EF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B82FF0"/>
    <w:multiLevelType w:val="multilevel"/>
    <w:tmpl w:val="84A07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6"/>
  </w:num>
  <w:num w:numId="4">
    <w:abstractNumId w:val="0"/>
  </w:num>
  <w:num w:numId="5">
    <w:abstractNumId w:val="8"/>
  </w:num>
  <w:num w:numId="6">
    <w:abstractNumId w:val="3"/>
  </w:num>
  <w:num w:numId="7">
    <w:abstractNumId w:val="1"/>
  </w:num>
  <w:num w:numId="8">
    <w:abstractNumId w:val="7"/>
  </w:num>
  <w:num w:numId="9">
    <w:abstractNumId w:val="0"/>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1028"/>
    <w:rsid w:val="00157C60"/>
    <w:rsid w:val="001C1028"/>
    <w:rsid w:val="001D2B2E"/>
    <w:rsid w:val="001D716E"/>
    <w:rsid w:val="00297F8A"/>
    <w:rsid w:val="002D186F"/>
    <w:rsid w:val="0034412E"/>
    <w:rsid w:val="0035198F"/>
    <w:rsid w:val="00354C67"/>
    <w:rsid w:val="004C2FC5"/>
    <w:rsid w:val="00694FF6"/>
    <w:rsid w:val="00704DB5"/>
    <w:rsid w:val="00726AD7"/>
    <w:rsid w:val="007968DF"/>
    <w:rsid w:val="007E3834"/>
    <w:rsid w:val="007F12E1"/>
    <w:rsid w:val="0081738A"/>
    <w:rsid w:val="009E4153"/>
    <w:rsid w:val="00AB49C1"/>
    <w:rsid w:val="00C87538"/>
    <w:rsid w:val="00CE32E0"/>
    <w:rsid w:val="00D7444A"/>
    <w:rsid w:val="00D85EB6"/>
    <w:rsid w:val="00D93A3E"/>
    <w:rsid w:val="00E74F88"/>
    <w:rsid w:val="00FB01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9DC34E8-FDB8-4127-8DAD-50EED87D5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8"/>
        <w:szCs w:val="28"/>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F12E1"/>
    <w:pPr>
      <w:keepNext/>
      <w:keepLines/>
      <w:spacing w:before="480" w:after="0"/>
      <w:outlineLvl w:val="0"/>
    </w:pPr>
    <w:rPr>
      <w:rFonts w:asciiTheme="majorHAnsi" w:eastAsiaTheme="majorEastAsia" w:hAnsiTheme="majorHAnsi" w:cstheme="majorBidi"/>
      <w:b/>
      <w:bCs/>
      <w:color w:val="365F91" w:themeColor="accent1" w:themeShade="BF"/>
    </w:rPr>
  </w:style>
  <w:style w:type="paragraph" w:styleId="Heading2">
    <w:name w:val="heading 2"/>
    <w:basedOn w:val="Normal"/>
    <w:next w:val="Normal"/>
    <w:link w:val="Heading2Char"/>
    <w:uiPriority w:val="9"/>
    <w:unhideWhenUsed/>
    <w:qFormat/>
    <w:rsid w:val="00297F8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12E1"/>
    <w:rPr>
      <w:rFonts w:asciiTheme="majorHAnsi" w:eastAsiaTheme="majorEastAsia" w:hAnsiTheme="majorHAnsi" w:cstheme="majorBidi"/>
      <w:b/>
      <w:bCs/>
      <w:color w:val="365F91" w:themeColor="accent1" w:themeShade="BF"/>
    </w:rPr>
  </w:style>
  <w:style w:type="character" w:styleId="Hyperlink">
    <w:name w:val="Hyperlink"/>
    <w:basedOn w:val="DefaultParagraphFont"/>
    <w:uiPriority w:val="99"/>
    <w:semiHidden/>
    <w:unhideWhenUsed/>
    <w:rsid w:val="007F12E1"/>
    <w:rPr>
      <w:color w:val="0000FF"/>
      <w:u w:val="single"/>
    </w:rPr>
  </w:style>
  <w:style w:type="paragraph" w:styleId="BalloonText">
    <w:name w:val="Balloon Text"/>
    <w:basedOn w:val="Normal"/>
    <w:link w:val="BalloonTextChar"/>
    <w:uiPriority w:val="99"/>
    <w:semiHidden/>
    <w:unhideWhenUsed/>
    <w:rsid w:val="00297F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7F8A"/>
    <w:rPr>
      <w:rFonts w:ascii="Tahoma" w:hAnsi="Tahoma" w:cs="Tahoma"/>
      <w:sz w:val="16"/>
      <w:szCs w:val="16"/>
    </w:rPr>
  </w:style>
  <w:style w:type="paragraph" w:styleId="ListParagraph">
    <w:name w:val="List Paragraph"/>
    <w:basedOn w:val="Normal"/>
    <w:uiPriority w:val="34"/>
    <w:qFormat/>
    <w:rsid w:val="00297F8A"/>
    <w:pPr>
      <w:ind w:left="720"/>
      <w:contextualSpacing/>
    </w:pPr>
    <w:rPr>
      <w:rFonts w:asciiTheme="minorHAnsi" w:eastAsiaTheme="minorHAnsi" w:hAnsiTheme="minorHAnsi" w:cstheme="minorBidi"/>
      <w:sz w:val="22"/>
      <w:szCs w:val="22"/>
      <w:lang w:eastAsia="en-US"/>
    </w:rPr>
  </w:style>
  <w:style w:type="character" w:customStyle="1" w:styleId="Heading2Char">
    <w:name w:val="Heading 2 Char"/>
    <w:basedOn w:val="DefaultParagraphFont"/>
    <w:link w:val="Heading2"/>
    <w:uiPriority w:val="9"/>
    <w:rsid w:val="00297F8A"/>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4C2FC5"/>
    <w:rPr>
      <w:b/>
      <w:bCs/>
    </w:rPr>
  </w:style>
  <w:style w:type="paragraph" w:styleId="NormalWeb">
    <w:name w:val="Normal (Web)"/>
    <w:basedOn w:val="Normal"/>
    <w:uiPriority w:val="99"/>
    <w:semiHidden/>
    <w:unhideWhenUsed/>
    <w:rsid w:val="0034412E"/>
    <w:pPr>
      <w:spacing w:before="100" w:beforeAutospacing="1" w:after="100" w:afterAutospacing="1" w:line="240" w:lineRule="auto"/>
    </w:pPr>
    <w:rPr>
      <w:rFonts w:eastAsia="Times New Roman"/>
      <w:sz w:val="24"/>
      <w:szCs w:val="24"/>
      <w:lang w:val="vi-VN" w:eastAsia="vi-VN"/>
    </w:rPr>
  </w:style>
  <w:style w:type="character" w:styleId="HTMLCode">
    <w:name w:val="HTML Code"/>
    <w:basedOn w:val="DefaultParagraphFont"/>
    <w:uiPriority w:val="99"/>
    <w:semiHidden/>
    <w:unhideWhenUsed/>
    <w:rsid w:val="0034412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890028">
      <w:bodyDiv w:val="1"/>
      <w:marLeft w:val="0"/>
      <w:marRight w:val="0"/>
      <w:marTop w:val="0"/>
      <w:marBottom w:val="0"/>
      <w:divBdr>
        <w:top w:val="none" w:sz="0" w:space="0" w:color="auto"/>
        <w:left w:val="none" w:sz="0" w:space="0" w:color="auto"/>
        <w:bottom w:val="none" w:sz="0" w:space="0" w:color="auto"/>
        <w:right w:val="none" w:sz="0" w:space="0" w:color="auto"/>
      </w:divBdr>
    </w:div>
    <w:div w:id="733892094">
      <w:bodyDiv w:val="1"/>
      <w:marLeft w:val="0"/>
      <w:marRight w:val="0"/>
      <w:marTop w:val="0"/>
      <w:marBottom w:val="0"/>
      <w:divBdr>
        <w:top w:val="none" w:sz="0" w:space="0" w:color="auto"/>
        <w:left w:val="none" w:sz="0" w:space="0" w:color="auto"/>
        <w:bottom w:val="none" w:sz="0" w:space="0" w:color="auto"/>
        <w:right w:val="none" w:sz="0" w:space="0" w:color="auto"/>
      </w:divBdr>
    </w:div>
    <w:div w:id="739911547">
      <w:bodyDiv w:val="1"/>
      <w:marLeft w:val="0"/>
      <w:marRight w:val="0"/>
      <w:marTop w:val="0"/>
      <w:marBottom w:val="0"/>
      <w:divBdr>
        <w:top w:val="none" w:sz="0" w:space="0" w:color="auto"/>
        <w:left w:val="none" w:sz="0" w:space="0" w:color="auto"/>
        <w:bottom w:val="none" w:sz="0" w:space="0" w:color="auto"/>
        <w:right w:val="none" w:sz="0" w:space="0" w:color="auto"/>
      </w:divBdr>
    </w:div>
    <w:div w:id="760028498">
      <w:bodyDiv w:val="1"/>
      <w:marLeft w:val="0"/>
      <w:marRight w:val="0"/>
      <w:marTop w:val="0"/>
      <w:marBottom w:val="0"/>
      <w:divBdr>
        <w:top w:val="none" w:sz="0" w:space="0" w:color="auto"/>
        <w:left w:val="none" w:sz="0" w:space="0" w:color="auto"/>
        <w:bottom w:val="none" w:sz="0" w:space="0" w:color="auto"/>
        <w:right w:val="none" w:sz="0" w:space="0" w:color="auto"/>
      </w:divBdr>
    </w:div>
    <w:div w:id="836772242">
      <w:bodyDiv w:val="1"/>
      <w:marLeft w:val="0"/>
      <w:marRight w:val="0"/>
      <w:marTop w:val="0"/>
      <w:marBottom w:val="0"/>
      <w:divBdr>
        <w:top w:val="none" w:sz="0" w:space="0" w:color="auto"/>
        <w:left w:val="none" w:sz="0" w:space="0" w:color="auto"/>
        <w:bottom w:val="none" w:sz="0" w:space="0" w:color="auto"/>
        <w:right w:val="none" w:sz="0" w:space="0" w:color="auto"/>
      </w:divBdr>
    </w:div>
    <w:div w:id="942758951">
      <w:bodyDiv w:val="1"/>
      <w:marLeft w:val="0"/>
      <w:marRight w:val="0"/>
      <w:marTop w:val="0"/>
      <w:marBottom w:val="0"/>
      <w:divBdr>
        <w:top w:val="none" w:sz="0" w:space="0" w:color="auto"/>
        <w:left w:val="none" w:sz="0" w:space="0" w:color="auto"/>
        <w:bottom w:val="none" w:sz="0" w:space="0" w:color="auto"/>
        <w:right w:val="none" w:sz="0" w:space="0" w:color="auto"/>
      </w:divBdr>
    </w:div>
    <w:div w:id="1324891304">
      <w:bodyDiv w:val="1"/>
      <w:marLeft w:val="0"/>
      <w:marRight w:val="0"/>
      <w:marTop w:val="0"/>
      <w:marBottom w:val="0"/>
      <w:divBdr>
        <w:top w:val="none" w:sz="0" w:space="0" w:color="auto"/>
        <w:left w:val="none" w:sz="0" w:space="0" w:color="auto"/>
        <w:bottom w:val="none" w:sz="0" w:space="0" w:color="auto"/>
        <w:right w:val="none" w:sz="0" w:space="0" w:color="auto"/>
      </w:divBdr>
    </w:div>
    <w:div w:id="1381049049">
      <w:bodyDiv w:val="1"/>
      <w:marLeft w:val="0"/>
      <w:marRight w:val="0"/>
      <w:marTop w:val="0"/>
      <w:marBottom w:val="0"/>
      <w:divBdr>
        <w:top w:val="none" w:sz="0" w:space="0" w:color="auto"/>
        <w:left w:val="none" w:sz="0" w:space="0" w:color="auto"/>
        <w:bottom w:val="none" w:sz="0" w:space="0" w:color="auto"/>
        <w:right w:val="none" w:sz="0" w:space="0" w:color="auto"/>
      </w:divBdr>
    </w:div>
    <w:div w:id="1463183351">
      <w:bodyDiv w:val="1"/>
      <w:marLeft w:val="0"/>
      <w:marRight w:val="0"/>
      <w:marTop w:val="0"/>
      <w:marBottom w:val="0"/>
      <w:divBdr>
        <w:top w:val="none" w:sz="0" w:space="0" w:color="auto"/>
        <w:left w:val="none" w:sz="0" w:space="0" w:color="auto"/>
        <w:bottom w:val="none" w:sz="0" w:space="0" w:color="auto"/>
        <w:right w:val="none" w:sz="0" w:space="0" w:color="auto"/>
      </w:divBdr>
    </w:div>
    <w:div w:id="1617981715">
      <w:bodyDiv w:val="1"/>
      <w:marLeft w:val="0"/>
      <w:marRight w:val="0"/>
      <w:marTop w:val="0"/>
      <w:marBottom w:val="0"/>
      <w:divBdr>
        <w:top w:val="none" w:sz="0" w:space="0" w:color="auto"/>
        <w:left w:val="none" w:sz="0" w:space="0" w:color="auto"/>
        <w:bottom w:val="none" w:sz="0" w:space="0" w:color="auto"/>
        <w:right w:val="none" w:sz="0" w:space="0" w:color="auto"/>
      </w:divBdr>
    </w:div>
    <w:div w:id="1764572416">
      <w:bodyDiv w:val="1"/>
      <w:marLeft w:val="0"/>
      <w:marRight w:val="0"/>
      <w:marTop w:val="0"/>
      <w:marBottom w:val="0"/>
      <w:divBdr>
        <w:top w:val="none" w:sz="0" w:space="0" w:color="auto"/>
        <w:left w:val="none" w:sz="0" w:space="0" w:color="auto"/>
        <w:bottom w:val="none" w:sz="0" w:space="0" w:color="auto"/>
        <w:right w:val="none" w:sz="0" w:space="0" w:color="auto"/>
      </w:divBdr>
    </w:div>
    <w:div w:id="2035426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github.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hyperlink" Target="https://desktop.github.com/"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vi.wikipedia.org/wiki/Git_(ph%E1%BA%A7n_m%E1%BB%81m)"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hyperlink" Target="https://vi.wikipedia.org/w/index.php?title=Kho_l%C6%B0u_tr%E1%BB%AF_m%C3%A3_ngu%E1%BB%93n&amp;action=edit&amp;redlink=1"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27555B-16F1-4CEF-A110-AAB79DD33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17</Pages>
  <Words>680</Words>
  <Characters>3879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Windows User</cp:lastModifiedBy>
  <cp:revision>4</cp:revision>
  <dcterms:created xsi:type="dcterms:W3CDTF">2018-03-21T06:55:00Z</dcterms:created>
  <dcterms:modified xsi:type="dcterms:W3CDTF">2018-06-11T06:48:00Z</dcterms:modified>
</cp:coreProperties>
</file>